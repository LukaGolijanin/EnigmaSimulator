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2009" w14:textId="77777777" w:rsidR="00F06BB2" w:rsidRPr="00942891" w:rsidRDefault="00586F2A" w:rsidP="00F06BB2">
      <w:pPr>
        <w:pStyle w:val="Zaglavljenaslovnestrane"/>
        <w:rPr>
          <w:lang w:val="sr-Cyrl-RS"/>
        </w:rPr>
      </w:pPr>
      <w:r w:rsidRPr="00942891">
        <w:rPr>
          <w:lang w:val="sr-Cyrl-RS"/>
        </w:rPr>
        <w:t>Универзитет</w:t>
      </w:r>
      <w:r w:rsidR="00F06BB2" w:rsidRPr="00942891">
        <w:rPr>
          <w:lang w:val="sr-Cyrl-RS"/>
        </w:rPr>
        <w:t xml:space="preserve"> </w:t>
      </w:r>
      <w:r w:rsidR="006412E1" w:rsidRPr="00942891">
        <w:rPr>
          <w:lang w:val="sr-Cyrl-RS"/>
        </w:rPr>
        <w:t>у</w:t>
      </w:r>
      <w:r w:rsidR="00F06BB2" w:rsidRPr="00942891">
        <w:rPr>
          <w:lang w:val="sr-Cyrl-RS"/>
        </w:rPr>
        <w:t xml:space="preserve"> </w:t>
      </w:r>
      <w:r w:rsidR="006412E1" w:rsidRPr="00942891">
        <w:rPr>
          <w:lang w:val="sr-Cyrl-RS"/>
        </w:rPr>
        <w:t>Београду</w:t>
      </w:r>
    </w:p>
    <w:p w14:paraId="549DC399" w14:textId="77777777" w:rsidR="00586F2A" w:rsidRPr="00942891" w:rsidRDefault="00586F2A" w:rsidP="00586F2A">
      <w:pPr>
        <w:pStyle w:val="Zaglavljenaslovnestrane"/>
        <w:rPr>
          <w:lang w:val="sr-Cyrl-RS"/>
        </w:rPr>
      </w:pPr>
      <w:r w:rsidRPr="00942891">
        <w:rPr>
          <w:lang w:val="sr-Cyrl-RS"/>
        </w:rPr>
        <w:t>Електротехнички факултет</w:t>
      </w:r>
    </w:p>
    <w:p w14:paraId="4365A59D" w14:textId="77777777" w:rsidR="00F06BB2" w:rsidRPr="00942891" w:rsidRDefault="00F06BB2" w:rsidP="00F06BB2">
      <w:pPr>
        <w:pStyle w:val="Osnovnitekst"/>
        <w:rPr>
          <w:lang w:val="sr-Cyrl-RS"/>
        </w:rPr>
      </w:pPr>
    </w:p>
    <w:p w14:paraId="2D8F5A7E" w14:textId="77777777" w:rsidR="00F06BB2" w:rsidRPr="00942891" w:rsidRDefault="00F06BB2" w:rsidP="00F06BB2">
      <w:pPr>
        <w:pStyle w:val="Osnovnitekst"/>
        <w:rPr>
          <w:lang w:val="sr-Cyrl-RS"/>
        </w:rPr>
      </w:pPr>
    </w:p>
    <w:p w14:paraId="6F8F612C" w14:textId="77777777" w:rsidR="00F06BB2" w:rsidRPr="00942891" w:rsidRDefault="001551E5" w:rsidP="00F06BB2">
      <w:pPr>
        <w:pStyle w:val="SlikeTabele"/>
        <w:rPr>
          <w:lang w:val="sr-Cyrl-RS"/>
        </w:rPr>
      </w:pPr>
      <w:r w:rsidRPr="00942891">
        <w:rPr>
          <w:noProof/>
          <w:lang w:val="sr-Cyrl-RS"/>
        </w:rPr>
        <w:drawing>
          <wp:inline distT="0" distB="0" distL="0" distR="0" wp14:anchorId="79CED569" wp14:editId="0EDE2811">
            <wp:extent cx="1415415" cy="1654175"/>
            <wp:effectExtent l="0" t="0" r="0" b="0"/>
            <wp:docPr id="1" name="Picture 1" descr="pr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ba"/>
                    <pic:cNvPicPr>
                      <a:picLocks noChangeAspect="1" noChangeArrowheads="1"/>
                    </pic:cNvPicPr>
                  </pic:nvPicPr>
                  <pic:blipFill>
                    <a:blip r:embed="rId8" cstate="print"/>
                    <a:srcRect/>
                    <a:stretch>
                      <a:fillRect/>
                    </a:stretch>
                  </pic:blipFill>
                  <pic:spPr bwMode="auto">
                    <a:xfrm>
                      <a:off x="0" y="0"/>
                      <a:ext cx="1415415" cy="1654175"/>
                    </a:xfrm>
                    <a:prstGeom prst="rect">
                      <a:avLst/>
                    </a:prstGeom>
                    <a:noFill/>
                    <a:ln w="9525">
                      <a:noFill/>
                      <a:miter lim="800000"/>
                      <a:headEnd/>
                      <a:tailEnd/>
                    </a:ln>
                  </pic:spPr>
                </pic:pic>
              </a:graphicData>
            </a:graphic>
          </wp:inline>
        </w:drawing>
      </w:r>
    </w:p>
    <w:p w14:paraId="6A8FC72C" w14:textId="77777777" w:rsidR="00F06BB2" w:rsidRPr="00942891" w:rsidRDefault="00F06BB2" w:rsidP="00F06BB2">
      <w:pPr>
        <w:pStyle w:val="Osnovnitekst"/>
        <w:rPr>
          <w:lang w:val="sr-Cyrl-RS"/>
        </w:rPr>
      </w:pPr>
    </w:p>
    <w:p w14:paraId="28D8DC4C" w14:textId="77777777" w:rsidR="00AE0461" w:rsidRPr="00942891" w:rsidRDefault="00AE0461" w:rsidP="00F06BB2">
      <w:pPr>
        <w:pStyle w:val="Osnovnitekst"/>
        <w:rPr>
          <w:lang w:val="sr-Cyrl-RS"/>
        </w:rPr>
      </w:pPr>
    </w:p>
    <w:p w14:paraId="22880602" w14:textId="77777777" w:rsidR="00F06BB2" w:rsidRPr="00942891" w:rsidRDefault="00F06BB2" w:rsidP="00F06BB2">
      <w:pPr>
        <w:pStyle w:val="Osnovnitekst"/>
        <w:rPr>
          <w:lang w:val="sr-Cyrl-RS"/>
        </w:rPr>
      </w:pPr>
    </w:p>
    <w:p w14:paraId="575B4F9F" w14:textId="77777777" w:rsidR="00F06BB2" w:rsidRPr="00942891" w:rsidRDefault="00F06BB2" w:rsidP="00F06BB2">
      <w:pPr>
        <w:pStyle w:val="Osnovnitekst"/>
        <w:rPr>
          <w:lang w:val="sr-Cyrl-RS"/>
        </w:rPr>
      </w:pPr>
    </w:p>
    <w:p w14:paraId="6AC88991" w14:textId="2A526DE6" w:rsidR="00CC4827" w:rsidRPr="00942891" w:rsidRDefault="00CC4827" w:rsidP="00F06BB2">
      <w:pPr>
        <w:pStyle w:val="Naslovteze"/>
        <w:rPr>
          <w:lang w:val="sr-Cyrl-RS"/>
        </w:rPr>
      </w:pPr>
      <w:r w:rsidRPr="00942891">
        <w:rPr>
          <w:lang w:val="sr-Cyrl-RS"/>
        </w:rPr>
        <w:t>Развој софтверског симулатора</w:t>
      </w:r>
    </w:p>
    <w:p w14:paraId="650A58E2" w14:textId="6B3852AC" w:rsidR="00F06BB2" w:rsidRPr="00942891" w:rsidRDefault="00CC4827" w:rsidP="00F06BB2">
      <w:pPr>
        <w:pStyle w:val="Naslovteze"/>
        <w:rPr>
          <w:lang w:val="sr-Cyrl-RS"/>
        </w:rPr>
      </w:pPr>
      <w:r w:rsidRPr="00942891">
        <w:rPr>
          <w:lang w:val="sr-Cyrl-RS"/>
        </w:rPr>
        <w:t>Енигма машине</w:t>
      </w:r>
    </w:p>
    <w:p w14:paraId="5900B2F0" w14:textId="7EC0C5D6" w:rsidR="00F06BB2" w:rsidRPr="00942891" w:rsidRDefault="00CD635C" w:rsidP="00AE0461">
      <w:pPr>
        <w:pStyle w:val="Podnaslovteze"/>
        <w:rPr>
          <w:lang w:val="sr-Cyrl-RS"/>
        </w:rPr>
      </w:pPr>
      <w:r w:rsidRPr="00942891">
        <w:rPr>
          <w:lang w:val="sr-Cyrl-RS"/>
        </w:rPr>
        <w:t>Дипломски</w:t>
      </w:r>
      <w:r w:rsidR="00F06BB2" w:rsidRPr="00942891">
        <w:rPr>
          <w:lang w:val="sr-Cyrl-RS"/>
        </w:rPr>
        <w:t xml:space="preserve"> </w:t>
      </w:r>
      <w:r w:rsidR="006412E1" w:rsidRPr="00942891">
        <w:rPr>
          <w:lang w:val="sr-Cyrl-RS"/>
        </w:rPr>
        <w:t>рад</w:t>
      </w:r>
    </w:p>
    <w:p w14:paraId="0ADD7D0E" w14:textId="77777777" w:rsidR="00F06BB2" w:rsidRPr="00942891" w:rsidRDefault="00F06BB2" w:rsidP="00F06BB2">
      <w:pPr>
        <w:pStyle w:val="Osnovnitekst"/>
        <w:rPr>
          <w:lang w:val="sr-Cyrl-RS"/>
        </w:rPr>
      </w:pPr>
    </w:p>
    <w:p w14:paraId="6E1329B8" w14:textId="77777777" w:rsidR="00F06BB2" w:rsidRPr="00942891" w:rsidRDefault="00F06BB2" w:rsidP="00F06BB2">
      <w:pPr>
        <w:pStyle w:val="Osnovnitekst"/>
        <w:rPr>
          <w:lang w:val="sr-Cyrl-RS"/>
        </w:rPr>
      </w:pPr>
    </w:p>
    <w:p w14:paraId="70347B6A" w14:textId="77777777" w:rsidR="00A3069A" w:rsidRPr="00942891" w:rsidRDefault="00A3069A" w:rsidP="00F06BB2">
      <w:pPr>
        <w:pStyle w:val="Osnovnitekst"/>
        <w:rPr>
          <w:lang w:val="sr-Cyrl-RS"/>
        </w:rPr>
      </w:pPr>
    </w:p>
    <w:p w14:paraId="286F9037" w14:textId="77777777" w:rsidR="006D0DE4" w:rsidRPr="00942891" w:rsidRDefault="006D0DE4" w:rsidP="00F06BB2">
      <w:pPr>
        <w:pStyle w:val="Osnovnitekst"/>
        <w:rPr>
          <w:lang w:val="sr-Cyrl-RS"/>
        </w:rPr>
      </w:pPr>
    </w:p>
    <w:p w14:paraId="5AFC4773" w14:textId="77777777" w:rsidR="00AE0461" w:rsidRPr="00942891" w:rsidRDefault="00AE0461" w:rsidP="00F06BB2">
      <w:pPr>
        <w:pStyle w:val="Osnovnitekst"/>
        <w:rPr>
          <w:lang w:val="sr-Cyrl-RS"/>
        </w:rPr>
      </w:pPr>
    </w:p>
    <w:p w14:paraId="1B4DECD5" w14:textId="77777777" w:rsidR="00AE0461" w:rsidRPr="00942891" w:rsidRDefault="00AE0461" w:rsidP="00F06BB2">
      <w:pPr>
        <w:pStyle w:val="Osnovnitekst"/>
        <w:rPr>
          <w:lang w:val="sr-Cyrl-RS"/>
        </w:rPr>
      </w:pPr>
    </w:p>
    <w:p w14:paraId="178369FE" w14:textId="77777777" w:rsidR="00A3069A" w:rsidRPr="00942891" w:rsidRDefault="00A3069A" w:rsidP="00F06BB2">
      <w:pPr>
        <w:pStyle w:val="Osnovnitekst"/>
        <w:rPr>
          <w:lang w:val="sr-Cyrl-RS"/>
        </w:rPr>
      </w:pPr>
    </w:p>
    <w:p w14:paraId="2785FB1C" w14:textId="77777777" w:rsidR="00F06BB2" w:rsidRPr="00942891" w:rsidRDefault="00F06BB2" w:rsidP="00F06BB2">
      <w:pPr>
        <w:pStyle w:val="Osnovnitekst"/>
        <w:rPr>
          <w:lang w:val="sr-Cyrl-RS"/>
        </w:rPr>
      </w:pPr>
    </w:p>
    <w:tbl>
      <w:tblPr>
        <w:tblW w:w="0" w:type="auto"/>
        <w:tblLook w:val="01E0" w:firstRow="1" w:lastRow="1" w:firstColumn="1" w:lastColumn="1" w:noHBand="0" w:noVBand="0"/>
      </w:tblPr>
      <w:tblGrid>
        <w:gridCol w:w="6062"/>
        <w:gridCol w:w="3792"/>
      </w:tblGrid>
      <w:tr w:rsidR="00A3069A" w:rsidRPr="00942891" w14:paraId="37E98907" w14:textId="77777777" w:rsidTr="00132C6A">
        <w:tc>
          <w:tcPr>
            <w:tcW w:w="6062" w:type="dxa"/>
            <w:vAlign w:val="center"/>
          </w:tcPr>
          <w:p w14:paraId="59FF1FBC" w14:textId="77777777" w:rsidR="00A3069A" w:rsidRPr="00942891" w:rsidRDefault="006412E1" w:rsidP="00AE0461">
            <w:pPr>
              <w:pStyle w:val="Naslovnakandidatimentor"/>
              <w:rPr>
                <w:lang w:val="sr-Cyrl-RS"/>
              </w:rPr>
            </w:pPr>
            <w:r w:rsidRPr="00942891">
              <w:rPr>
                <w:lang w:val="sr-Cyrl-RS"/>
              </w:rPr>
              <w:t>Ментор</w:t>
            </w:r>
            <w:r w:rsidR="00196C7A" w:rsidRPr="00942891">
              <w:rPr>
                <w:lang w:val="sr-Cyrl-RS"/>
              </w:rPr>
              <w:t>:</w:t>
            </w:r>
          </w:p>
        </w:tc>
        <w:tc>
          <w:tcPr>
            <w:tcW w:w="3792" w:type="dxa"/>
            <w:vAlign w:val="center"/>
          </w:tcPr>
          <w:p w14:paraId="2B7162D6" w14:textId="77777777" w:rsidR="00A3069A" w:rsidRPr="00942891" w:rsidRDefault="006412E1" w:rsidP="00AE0461">
            <w:pPr>
              <w:pStyle w:val="Naslovnakandidatimentor"/>
              <w:rPr>
                <w:lang w:val="sr-Cyrl-RS"/>
              </w:rPr>
            </w:pPr>
            <w:r w:rsidRPr="00942891">
              <w:rPr>
                <w:lang w:val="sr-Cyrl-RS"/>
              </w:rPr>
              <w:t>Кандидат</w:t>
            </w:r>
            <w:r w:rsidR="00196C7A" w:rsidRPr="00942891">
              <w:rPr>
                <w:lang w:val="sr-Cyrl-RS"/>
              </w:rPr>
              <w:t>:</w:t>
            </w:r>
          </w:p>
        </w:tc>
      </w:tr>
      <w:tr w:rsidR="00A3069A" w:rsidRPr="00942891" w14:paraId="0B9EA8D7" w14:textId="77777777" w:rsidTr="00132C6A">
        <w:trPr>
          <w:trHeight w:val="491"/>
        </w:trPr>
        <w:tc>
          <w:tcPr>
            <w:tcW w:w="6062" w:type="dxa"/>
            <w:vAlign w:val="center"/>
          </w:tcPr>
          <w:p w14:paraId="153AB0DB" w14:textId="6908AE29" w:rsidR="00A3069A" w:rsidRPr="00942891" w:rsidRDefault="00CE7C3E" w:rsidP="00132C6A">
            <w:pPr>
              <w:pStyle w:val="Naslovnakandidatimentor"/>
              <w:rPr>
                <w:lang w:val="sr-Cyrl-RS"/>
              </w:rPr>
            </w:pPr>
            <w:r>
              <w:rPr>
                <w:lang w:val="sr-Cyrl-RS"/>
              </w:rPr>
              <w:t>д</w:t>
            </w:r>
            <w:r w:rsidR="00CC4827" w:rsidRPr="00942891">
              <w:rPr>
                <w:lang w:val="sr-Cyrl-RS"/>
              </w:rPr>
              <w:t>оц. д</w:t>
            </w:r>
            <w:r w:rsidR="006412E1" w:rsidRPr="00942891">
              <w:rPr>
                <w:lang w:val="sr-Cyrl-RS"/>
              </w:rPr>
              <w:t>р</w:t>
            </w:r>
            <w:r w:rsidR="00196C7A" w:rsidRPr="00942891">
              <w:rPr>
                <w:lang w:val="sr-Cyrl-RS"/>
              </w:rPr>
              <w:t xml:space="preserve"> </w:t>
            </w:r>
            <w:r w:rsidR="00CC4827" w:rsidRPr="00942891">
              <w:rPr>
                <w:lang w:val="sr-Cyrl-RS"/>
              </w:rPr>
              <w:t>Маја Вукасовић</w:t>
            </w:r>
          </w:p>
        </w:tc>
        <w:tc>
          <w:tcPr>
            <w:tcW w:w="3792" w:type="dxa"/>
            <w:vAlign w:val="center"/>
          </w:tcPr>
          <w:p w14:paraId="079F76D6" w14:textId="7457EDF5" w:rsidR="00A3069A" w:rsidRPr="00942891" w:rsidRDefault="00CC4827" w:rsidP="00132C6A">
            <w:pPr>
              <w:pStyle w:val="Naslovnakandidatimentor"/>
              <w:rPr>
                <w:lang w:val="sr-Cyrl-RS"/>
              </w:rPr>
            </w:pPr>
            <w:r w:rsidRPr="00942891">
              <w:rPr>
                <w:lang w:val="sr-Cyrl-RS"/>
              </w:rPr>
              <w:t>Лука Голијанин 2021/0493</w:t>
            </w:r>
          </w:p>
        </w:tc>
      </w:tr>
    </w:tbl>
    <w:p w14:paraId="60C00351" w14:textId="77777777" w:rsidR="00F06BB2" w:rsidRPr="00942891" w:rsidRDefault="00F06BB2" w:rsidP="00F06BB2">
      <w:pPr>
        <w:pStyle w:val="Osnovnitekst"/>
        <w:rPr>
          <w:lang w:val="sr-Cyrl-RS"/>
        </w:rPr>
      </w:pPr>
    </w:p>
    <w:p w14:paraId="414C11A4" w14:textId="77777777" w:rsidR="00F06BB2" w:rsidRPr="00942891" w:rsidRDefault="00F06BB2" w:rsidP="00F06BB2">
      <w:pPr>
        <w:pStyle w:val="Osnovnitekst"/>
        <w:rPr>
          <w:lang w:val="sr-Cyrl-RS"/>
        </w:rPr>
      </w:pPr>
    </w:p>
    <w:p w14:paraId="1E4DAAE7" w14:textId="77777777" w:rsidR="00132C6A" w:rsidRPr="00942891" w:rsidRDefault="00132C6A" w:rsidP="00F06BB2">
      <w:pPr>
        <w:pStyle w:val="Osnovnitekst"/>
        <w:rPr>
          <w:lang w:val="sr-Cyrl-RS"/>
        </w:rPr>
      </w:pPr>
    </w:p>
    <w:p w14:paraId="24A23018" w14:textId="773EEAAD" w:rsidR="00F06BB2" w:rsidRPr="00942891" w:rsidRDefault="006412E1" w:rsidP="00AE0461">
      <w:pPr>
        <w:pStyle w:val="Vremepredajeteze"/>
        <w:rPr>
          <w:lang w:val="sr-Cyrl-RS"/>
        </w:rPr>
      </w:pPr>
      <w:r w:rsidRPr="00942891">
        <w:rPr>
          <w:lang w:val="sr-Cyrl-RS"/>
        </w:rPr>
        <w:t>Београд</w:t>
      </w:r>
      <w:r w:rsidR="00A3069A" w:rsidRPr="00942891">
        <w:rPr>
          <w:lang w:val="sr-Cyrl-RS"/>
        </w:rPr>
        <w:t xml:space="preserve">, </w:t>
      </w:r>
      <w:r w:rsidR="00CE7C3E">
        <w:rPr>
          <w:lang w:val="en-US"/>
        </w:rPr>
        <w:t>o</w:t>
      </w:r>
      <w:r w:rsidR="00CC4827" w:rsidRPr="00942891">
        <w:rPr>
          <w:lang w:val="sr-Cyrl-RS"/>
        </w:rPr>
        <w:t>ктобар</w:t>
      </w:r>
      <w:r w:rsidR="00A3069A" w:rsidRPr="00942891">
        <w:rPr>
          <w:lang w:val="sr-Cyrl-RS"/>
        </w:rPr>
        <w:t xml:space="preserve"> 20</w:t>
      </w:r>
      <w:r w:rsidR="00CC4827" w:rsidRPr="00942891">
        <w:rPr>
          <w:lang w:val="sr-Cyrl-RS"/>
        </w:rPr>
        <w:t>25</w:t>
      </w:r>
      <w:r w:rsidR="00A3069A" w:rsidRPr="00942891">
        <w:rPr>
          <w:lang w:val="sr-Cyrl-RS"/>
        </w:rPr>
        <w:t>.</w:t>
      </w:r>
    </w:p>
    <w:p w14:paraId="7D1BC9D4" w14:textId="77777777" w:rsidR="00F06BB2" w:rsidRPr="00942891" w:rsidRDefault="00F06BB2" w:rsidP="00F06BB2">
      <w:pPr>
        <w:sectPr w:rsidR="00F06BB2" w:rsidRPr="00942891" w:rsidSect="00207E96">
          <w:footerReference w:type="even" r:id="rId9"/>
          <w:footerReference w:type="default" r:id="rId10"/>
          <w:type w:val="continuous"/>
          <w:pgSz w:w="11906" w:h="16838"/>
          <w:pgMar w:top="1701" w:right="1134" w:bottom="1701" w:left="1134" w:header="709" w:footer="709" w:gutter="0"/>
          <w:cols w:space="720"/>
          <w:titlePg/>
        </w:sectPr>
      </w:pPr>
    </w:p>
    <w:p w14:paraId="5A4B435D" w14:textId="1B0C7EDB" w:rsidR="003B5772" w:rsidRPr="003B5772" w:rsidRDefault="006412E1" w:rsidP="003B5772">
      <w:pPr>
        <w:pStyle w:val="SadrajLiteratura"/>
        <w:rPr>
          <w:noProof/>
          <w:lang w:val="sr-Cyrl-RS"/>
        </w:rPr>
      </w:pPr>
      <w:bookmarkStart w:id="0" w:name="_Toc211608008"/>
      <w:bookmarkStart w:id="1" w:name="_Toc212025098"/>
      <w:r w:rsidRPr="00942891">
        <w:rPr>
          <w:lang w:val="sr-Cyrl-RS"/>
        </w:rPr>
        <w:lastRenderedPageBreak/>
        <w:t>Садржај</w:t>
      </w:r>
      <w:bookmarkEnd w:id="0"/>
      <w:bookmarkEnd w:id="1"/>
      <w:r w:rsidR="00373101" w:rsidRPr="00942891">
        <w:rPr>
          <w:caps/>
        </w:rPr>
        <w:fldChar w:fldCharType="begin"/>
      </w:r>
      <w:r w:rsidR="0021095F" w:rsidRPr="00942891">
        <w:instrText xml:space="preserve"> TOC \o "1-3" \h \z \u </w:instrText>
      </w:r>
      <w:r w:rsidR="00373101" w:rsidRPr="00942891">
        <w:rPr>
          <w:caps/>
        </w:rPr>
        <w:fldChar w:fldCharType="separate"/>
      </w:r>
    </w:p>
    <w:p w14:paraId="14643A41" w14:textId="19D5B5F3"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099" w:history="1">
        <w:r w:rsidRPr="009212D3">
          <w:rPr>
            <w:rStyle w:val="Hyperlink"/>
            <w:noProof/>
          </w:rPr>
          <w:t>1.</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Увод</w:t>
        </w:r>
        <w:r>
          <w:rPr>
            <w:noProof/>
            <w:webHidden/>
          </w:rPr>
          <w:tab/>
        </w:r>
        <w:r>
          <w:rPr>
            <w:noProof/>
            <w:webHidden/>
          </w:rPr>
          <w:fldChar w:fldCharType="begin"/>
        </w:r>
        <w:r>
          <w:rPr>
            <w:noProof/>
            <w:webHidden/>
          </w:rPr>
          <w:instrText xml:space="preserve"> PAGEREF _Toc212025099 \h </w:instrText>
        </w:r>
        <w:r>
          <w:rPr>
            <w:noProof/>
            <w:webHidden/>
          </w:rPr>
        </w:r>
        <w:r>
          <w:rPr>
            <w:noProof/>
            <w:webHidden/>
          </w:rPr>
          <w:fldChar w:fldCharType="separate"/>
        </w:r>
        <w:r w:rsidR="009245E3">
          <w:rPr>
            <w:noProof/>
            <w:webHidden/>
          </w:rPr>
          <w:t>1</w:t>
        </w:r>
        <w:r>
          <w:rPr>
            <w:noProof/>
            <w:webHidden/>
          </w:rPr>
          <w:fldChar w:fldCharType="end"/>
        </w:r>
      </w:hyperlink>
    </w:p>
    <w:p w14:paraId="641B7F91" w14:textId="4F2D26DD"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00" w:history="1">
        <w:r w:rsidRPr="009212D3">
          <w:rPr>
            <w:rStyle w:val="Hyperlink"/>
            <w:noProof/>
          </w:rPr>
          <w:t>2.</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Теоријски оквир криптографије</w:t>
        </w:r>
        <w:r>
          <w:rPr>
            <w:noProof/>
            <w:webHidden/>
          </w:rPr>
          <w:tab/>
        </w:r>
        <w:r>
          <w:rPr>
            <w:noProof/>
            <w:webHidden/>
          </w:rPr>
          <w:fldChar w:fldCharType="begin"/>
        </w:r>
        <w:r>
          <w:rPr>
            <w:noProof/>
            <w:webHidden/>
          </w:rPr>
          <w:instrText xml:space="preserve"> PAGEREF _Toc212025100 \h </w:instrText>
        </w:r>
        <w:r>
          <w:rPr>
            <w:noProof/>
            <w:webHidden/>
          </w:rPr>
        </w:r>
        <w:r>
          <w:rPr>
            <w:noProof/>
            <w:webHidden/>
          </w:rPr>
          <w:fldChar w:fldCharType="separate"/>
        </w:r>
        <w:r w:rsidR="009245E3">
          <w:rPr>
            <w:noProof/>
            <w:webHidden/>
          </w:rPr>
          <w:t>3</w:t>
        </w:r>
        <w:r>
          <w:rPr>
            <w:noProof/>
            <w:webHidden/>
          </w:rPr>
          <w:fldChar w:fldCharType="end"/>
        </w:r>
      </w:hyperlink>
    </w:p>
    <w:p w14:paraId="0DF9C11C" w14:textId="28771B64"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01" w:history="1">
        <w:r w:rsidRPr="009212D3">
          <w:rPr>
            <w:rStyle w:val="Hyperlink"/>
            <w:noProof/>
          </w:rPr>
          <w:t>2.1.</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Историјат криптографије</w:t>
        </w:r>
        <w:r>
          <w:rPr>
            <w:noProof/>
            <w:webHidden/>
          </w:rPr>
          <w:tab/>
        </w:r>
        <w:r>
          <w:rPr>
            <w:noProof/>
            <w:webHidden/>
          </w:rPr>
          <w:fldChar w:fldCharType="begin"/>
        </w:r>
        <w:r>
          <w:rPr>
            <w:noProof/>
            <w:webHidden/>
          </w:rPr>
          <w:instrText xml:space="preserve"> PAGEREF _Toc212025101 \h </w:instrText>
        </w:r>
        <w:r>
          <w:rPr>
            <w:noProof/>
            <w:webHidden/>
          </w:rPr>
        </w:r>
        <w:r>
          <w:rPr>
            <w:noProof/>
            <w:webHidden/>
          </w:rPr>
          <w:fldChar w:fldCharType="separate"/>
        </w:r>
        <w:r w:rsidR="009245E3">
          <w:rPr>
            <w:noProof/>
            <w:webHidden/>
          </w:rPr>
          <w:t>3</w:t>
        </w:r>
        <w:r>
          <w:rPr>
            <w:noProof/>
            <w:webHidden/>
          </w:rPr>
          <w:fldChar w:fldCharType="end"/>
        </w:r>
      </w:hyperlink>
    </w:p>
    <w:p w14:paraId="41720412" w14:textId="6E1CA32A"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02" w:history="1">
        <w:r w:rsidRPr="009212D3">
          <w:rPr>
            <w:rStyle w:val="Hyperlink"/>
            <w:noProof/>
          </w:rPr>
          <w:t>2.2.</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Основни појмови криптографије</w:t>
        </w:r>
        <w:r>
          <w:rPr>
            <w:noProof/>
            <w:webHidden/>
          </w:rPr>
          <w:tab/>
        </w:r>
        <w:r>
          <w:rPr>
            <w:noProof/>
            <w:webHidden/>
          </w:rPr>
          <w:fldChar w:fldCharType="begin"/>
        </w:r>
        <w:r>
          <w:rPr>
            <w:noProof/>
            <w:webHidden/>
          </w:rPr>
          <w:instrText xml:space="preserve"> PAGEREF _Toc212025102 \h </w:instrText>
        </w:r>
        <w:r>
          <w:rPr>
            <w:noProof/>
            <w:webHidden/>
          </w:rPr>
        </w:r>
        <w:r>
          <w:rPr>
            <w:noProof/>
            <w:webHidden/>
          </w:rPr>
          <w:fldChar w:fldCharType="separate"/>
        </w:r>
        <w:r w:rsidR="009245E3">
          <w:rPr>
            <w:noProof/>
            <w:webHidden/>
          </w:rPr>
          <w:t>4</w:t>
        </w:r>
        <w:r>
          <w:rPr>
            <w:noProof/>
            <w:webHidden/>
          </w:rPr>
          <w:fldChar w:fldCharType="end"/>
        </w:r>
      </w:hyperlink>
    </w:p>
    <w:p w14:paraId="4E130985" w14:textId="004FE612"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03" w:history="1">
        <w:r w:rsidRPr="009212D3">
          <w:rPr>
            <w:rStyle w:val="Hyperlink"/>
            <w:noProof/>
          </w:rPr>
          <w:t>2.2.1.</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Термини и дефиниције</w:t>
        </w:r>
        <w:r>
          <w:rPr>
            <w:noProof/>
            <w:webHidden/>
          </w:rPr>
          <w:tab/>
        </w:r>
        <w:r>
          <w:rPr>
            <w:noProof/>
            <w:webHidden/>
          </w:rPr>
          <w:fldChar w:fldCharType="begin"/>
        </w:r>
        <w:r>
          <w:rPr>
            <w:noProof/>
            <w:webHidden/>
          </w:rPr>
          <w:instrText xml:space="preserve"> PAGEREF _Toc212025103 \h </w:instrText>
        </w:r>
        <w:r>
          <w:rPr>
            <w:noProof/>
            <w:webHidden/>
          </w:rPr>
        </w:r>
        <w:r>
          <w:rPr>
            <w:noProof/>
            <w:webHidden/>
          </w:rPr>
          <w:fldChar w:fldCharType="separate"/>
        </w:r>
        <w:r w:rsidR="009245E3">
          <w:rPr>
            <w:noProof/>
            <w:webHidden/>
          </w:rPr>
          <w:t>4</w:t>
        </w:r>
        <w:r>
          <w:rPr>
            <w:noProof/>
            <w:webHidden/>
          </w:rPr>
          <w:fldChar w:fldCharType="end"/>
        </w:r>
      </w:hyperlink>
    </w:p>
    <w:p w14:paraId="4B610B22" w14:textId="0FD71DAC"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04" w:history="1">
        <w:r w:rsidRPr="009212D3">
          <w:rPr>
            <w:rStyle w:val="Hyperlink"/>
            <w:noProof/>
          </w:rPr>
          <w:t>2.2.2.</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Захтеви за квалитет шифара</w:t>
        </w:r>
        <w:r>
          <w:rPr>
            <w:noProof/>
            <w:webHidden/>
          </w:rPr>
          <w:tab/>
        </w:r>
        <w:r>
          <w:rPr>
            <w:noProof/>
            <w:webHidden/>
          </w:rPr>
          <w:fldChar w:fldCharType="begin"/>
        </w:r>
        <w:r>
          <w:rPr>
            <w:noProof/>
            <w:webHidden/>
          </w:rPr>
          <w:instrText xml:space="preserve"> PAGEREF _Toc212025104 \h </w:instrText>
        </w:r>
        <w:r>
          <w:rPr>
            <w:noProof/>
            <w:webHidden/>
          </w:rPr>
        </w:r>
        <w:r>
          <w:rPr>
            <w:noProof/>
            <w:webHidden/>
          </w:rPr>
          <w:fldChar w:fldCharType="separate"/>
        </w:r>
        <w:r w:rsidR="009245E3">
          <w:rPr>
            <w:noProof/>
            <w:webHidden/>
          </w:rPr>
          <w:t>4</w:t>
        </w:r>
        <w:r>
          <w:rPr>
            <w:noProof/>
            <w:webHidden/>
          </w:rPr>
          <w:fldChar w:fldCharType="end"/>
        </w:r>
      </w:hyperlink>
    </w:p>
    <w:p w14:paraId="64F4ECB1" w14:textId="10A39A42"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05" w:history="1">
        <w:r w:rsidRPr="009212D3">
          <w:rPr>
            <w:rStyle w:val="Hyperlink"/>
            <w:noProof/>
          </w:rPr>
          <w:t>2.2.3.</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Савремени криптографски системи - преглед</w:t>
        </w:r>
        <w:r>
          <w:rPr>
            <w:noProof/>
            <w:webHidden/>
          </w:rPr>
          <w:tab/>
        </w:r>
        <w:r>
          <w:rPr>
            <w:noProof/>
            <w:webHidden/>
          </w:rPr>
          <w:fldChar w:fldCharType="begin"/>
        </w:r>
        <w:r>
          <w:rPr>
            <w:noProof/>
            <w:webHidden/>
          </w:rPr>
          <w:instrText xml:space="preserve"> PAGEREF _Toc212025105 \h </w:instrText>
        </w:r>
        <w:r>
          <w:rPr>
            <w:noProof/>
            <w:webHidden/>
          </w:rPr>
        </w:r>
        <w:r>
          <w:rPr>
            <w:noProof/>
            <w:webHidden/>
          </w:rPr>
          <w:fldChar w:fldCharType="separate"/>
        </w:r>
        <w:r w:rsidR="009245E3">
          <w:rPr>
            <w:noProof/>
            <w:webHidden/>
          </w:rPr>
          <w:t>5</w:t>
        </w:r>
        <w:r>
          <w:rPr>
            <w:noProof/>
            <w:webHidden/>
          </w:rPr>
          <w:fldChar w:fldCharType="end"/>
        </w:r>
      </w:hyperlink>
    </w:p>
    <w:p w14:paraId="23293E3C" w14:textId="0B44DFEE"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06" w:history="1">
        <w:r w:rsidRPr="009212D3">
          <w:rPr>
            <w:rStyle w:val="Hyperlink"/>
            <w:noProof/>
          </w:rPr>
          <w:t>3.</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Историјат и рад енигма машине</w:t>
        </w:r>
        <w:r>
          <w:rPr>
            <w:noProof/>
            <w:webHidden/>
          </w:rPr>
          <w:tab/>
        </w:r>
        <w:r>
          <w:rPr>
            <w:noProof/>
            <w:webHidden/>
          </w:rPr>
          <w:fldChar w:fldCharType="begin"/>
        </w:r>
        <w:r>
          <w:rPr>
            <w:noProof/>
            <w:webHidden/>
          </w:rPr>
          <w:instrText xml:space="preserve"> PAGEREF _Toc212025106 \h </w:instrText>
        </w:r>
        <w:r>
          <w:rPr>
            <w:noProof/>
            <w:webHidden/>
          </w:rPr>
        </w:r>
        <w:r>
          <w:rPr>
            <w:noProof/>
            <w:webHidden/>
          </w:rPr>
          <w:fldChar w:fldCharType="separate"/>
        </w:r>
        <w:r w:rsidR="009245E3">
          <w:rPr>
            <w:noProof/>
            <w:webHidden/>
          </w:rPr>
          <w:t>6</w:t>
        </w:r>
        <w:r>
          <w:rPr>
            <w:noProof/>
            <w:webHidden/>
          </w:rPr>
          <w:fldChar w:fldCharType="end"/>
        </w:r>
      </w:hyperlink>
    </w:p>
    <w:p w14:paraId="004547E9" w14:textId="3BB12F96"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07" w:history="1">
        <w:r w:rsidRPr="009212D3">
          <w:rPr>
            <w:rStyle w:val="Hyperlink"/>
            <w:noProof/>
          </w:rPr>
          <w:t>3.1.</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Од изума до рата: Пут Енигма машине</w:t>
        </w:r>
        <w:r>
          <w:rPr>
            <w:noProof/>
            <w:webHidden/>
          </w:rPr>
          <w:tab/>
        </w:r>
        <w:r>
          <w:rPr>
            <w:noProof/>
            <w:webHidden/>
          </w:rPr>
          <w:fldChar w:fldCharType="begin"/>
        </w:r>
        <w:r>
          <w:rPr>
            <w:noProof/>
            <w:webHidden/>
          </w:rPr>
          <w:instrText xml:space="preserve"> PAGEREF _Toc212025107 \h </w:instrText>
        </w:r>
        <w:r>
          <w:rPr>
            <w:noProof/>
            <w:webHidden/>
          </w:rPr>
        </w:r>
        <w:r>
          <w:rPr>
            <w:noProof/>
            <w:webHidden/>
          </w:rPr>
          <w:fldChar w:fldCharType="separate"/>
        </w:r>
        <w:r w:rsidR="009245E3">
          <w:rPr>
            <w:noProof/>
            <w:webHidden/>
          </w:rPr>
          <w:t>6</w:t>
        </w:r>
        <w:r>
          <w:rPr>
            <w:noProof/>
            <w:webHidden/>
          </w:rPr>
          <w:fldChar w:fldCharType="end"/>
        </w:r>
      </w:hyperlink>
    </w:p>
    <w:p w14:paraId="7CE46D63" w14:textId="71CB157B"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08" w:history="1">
        <w:r w:rsidRPr="009212D3">
          <w:rPr>
            <w:rStyle w:val="Hyperlink"/>
            <w:noProof/>
          </w:rPr>
          <w:t>3.1.1.</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Порекло Енигме</w:t>
        </w:r>
        <w:r>
          <w:rPr>
            <w:noProof/>
            <w:webHidden/>
          </w:rPr>
          <w:tab/>
        </w:r>
        <w:r>
          <w:rPr>
            <w:noProof/>
            <w:webHidden/>
          </w:rPr>
          <w:fldChar w:fldCharType="begin"/>
        </w:r>
        <w:r>
          <w:rPr>
            <w:noProof/>
            <w:webHidden/>
          </w:rPr>
          <w:instrText xml:space="preserve"> PAGEREF _Toc212025108 \h </w:instrText>
        </w:r>
        <w:r>
          <w:rPr>
            <w:noProof/>
            <w:webHidden/>
          </w:rPr>
        </w:r>
        <w:r>
          <w:rPr>
            <w:noProof/>
            <w:webHidden/>
          </w:rPr>
          <w:fldChar w:fldCharType="separate"/>
        </w:r>
        <w:r w:rsidR="009245E3">
          <w:rPr>
            <w:noProof/>
            <w:webHidden/>
          </w:rPr>
          <w:t>6</w:t>
        </w:r>
        <w:r>
          <w:rPr>
            <w:noProof/>
            <w:webHidden/>
          </w:rPr>
          <w:fldChar w:fldCharType="end"/>
        </w:r>
      </w:hyperlink>
    </w:p>
    <w:p w14:paraId="62457490" w14:textId="12FBFC8A"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09" w:history="1">
        <w:r w:rsidRPr="009212D3">
          <w:rPr>
            <w:rStyle w:val="Hyperlink"/>
            <w:noProof/>
          </w:rPr>
          <w:t>3.1.2.</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Комерцијални модели Енигме</w:t>
        </w:r>
        <w:r>
          <w:rPr>
            <w:noProof/>
            <w:webHidden/>
          </w:rPr>
          <w:tab/>
        </w:r>
        <w:r>
          <w:rPr>
            <w:noProof/>
            <w:webHidden/>
          </w:rPr>
          <w:fldChar w:fldCharType="begin"/>
        </w:r>
        <w:r>
          <w:rPr>
            <w:noProof/>
            <w:webHidden/>
          </w:rPr>
          <w:instrText xml:space="preserve"> PAGEREF _Toc212025109 \h </w:instrText>
        </w:r>
        <w:r>
          <w:rPr>
            <w:noProof/>
            <w:webHidden/>
          </w:rPr>
        </w:r>
        <w:r>
          <w:rPr>
            <w:noProof/>
            <w:webHidden/>
          </w:rPr>
          <w:fldChar w:fldCharType="separate"/>
        </w:r>
        <w:r w:rsidR="009245E3">
          <w:rPr>
            <w:noProof/>
            <w:webHidden/>
          </w:rPr>
          <w:t>7</w:t>
        </w:r>
        <w:r>
          <w:rPr>
            <w:noProof/>
            <w:webHidden/>
          </w:rPr>
          <w:fldChar w:fldCharType="end"/>
        </w:r>
      </w:hyperlink>
    </w:p>
    <w:p w14:paraId="1D959B72" w14:textId="634100CB"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10" w:history="1">
        <w:r w:rsidRPr="009212D3">
          <w:rPr>
            <w:rStyle w:val="Hyperlink"/>
            <w:noProof/>
          </w:rPr>
          <w:t>3.1.3.</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Прилагођавање Енигме за војне потребе</w:t>
        </w:r>
        <w:r>
          <w:rPr>
            <w:noProof/>
            <w:webHidden/>
          </w:rPr>
          <w:tab/>
        </w:r>
        <w:r>
          <w:rPr>
            <w:noProof/>
            <w:webHidden/>
          </w:rPr>
          <w:fldChar w:fldCharType="begin"/>
        </w:r>
        <w:r>
          <w:rPr>
            <w:noProof/>
            <w:webHidden/>
          </w:rPr>
          <w:instrText xml:space="preserve"> PAGEREF _Toc212025110 \h </w:instrText>
        </w:r>
        <w:r>
          <w:rPr>
            <w:noProof/>
            <w:webHidden/>
          </w:rPr>
        </w:r>
        <w:r>
          <w:rPr>
            <w:noProof/>
            <w:webHidden/>
          </w:rPr>
          <w:fldChar w:fldCharType="separate"/>
        </w:r>
        <w:r w:rsidR="009245E3">
          <w:rPr>
            <w:noProof/>
            <w:webHidden/>
          </w:rPr>
          <w:t>8</w:t>
        </w:r>
        <w:r>
          <w:rPr>
            <w:noProof/>
            <w:webHidden/>
          </w:rPr>
          <w:fldChar w:fldCharType="end"/>
        </w:r>
      </w:hyperlink>
    </w:p>
    <w:p w14:paraId="0F7923CF" w14:textId="54D9D25B"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11" w:history="1">
        <w:r w:rsidRPr="009212D3">
          <w:rPr>
            <w:rStyle w:val="Hyperlink"/>
            <w:noProof/>
          </w:rPr>
          <w:t>3.1.4.</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Разбијање Енигма машине</w:t>
        </w:r>
        <w:r>
          <w:rPr>
            <w:noProof/>
            <w:webHidden/>
          </w:rPr>
          <w:tab/>
        </w:r>
        <w:r>
          <w:rPr>
            <w:noProof/>
            <w:webHidden/>
          </w:rPr>
          <w:fldChar w:fldCharType="begin"/>
        </w:r>
        <w:r>
          <w:rPr>
            <w:noProof/>
            <w:webHidden/>
          </w:rPr>
          <w:instrText xml:space="preserve"> PAGEREF _Toc212025111 \h </w:instrText>
        </w:r>
        <w:r>
          <w:rPr>
            <w:noProof/>
            <w:webHidden/>
          </w:rPr>
        </w:r>
        <w:r>
          <w:rPr>
            <w:noProof/>
            <w:webHidden/>
          </w:rPr>
          <w:fldChar w:fldCharType="separate"/>
        </w:r>
        <w:r w:rsidR="009245E3">
          <w:rPr>
            <w:noProof/>
            <w:webHidden/>
          </w:rPr>
          <w:t>8</w:t>
        </w:r>
        <w:r>
          <w:rPr>
            <w:noProof/>
            <w:webHidden/>
          </w:rPr>
          <w:fldChar w:fldCharType="end"/>
        </w:r>
      </w:hyperlink>
    </w:p>
    <w:p w14:paraId="355F62F0" w14:textId="01C17AA6"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12" w:history="1">
        <w:r w:rsidRPr="009212D3">
          <w:rPr>
            <w:rStyle w:val="Hyperlink"/>
            <w:noProof/>
          </w:rPr>
          <w:t>3.2.</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Принцип рада Енигма машине</w:t>
        </w:r>
        <w:r>
          <w:rPr>
            <w:noProof/>
            <w:webHidden/>
          </w:rPr>
          <w:tab/>
        </w:r>
        <w:r>
          <w:rPr>
            <w:noProof/>
            <w:webHidden/>
          </w:rPr>
          <w:fldChar w:fldCharType="begin"/>
        </w:r>
        <w:r>
          <w:rPr>
            <w:noProof/>
            <w:webHidden/>
          </w:rPr>
          <w:instrText xml:space="preserve"> PAGEREF _Toc212025112 \h </w:instrText>
        </w:r>
        <w:r>
          <w:rPr>
            <w:noProof/>
            <w:webHidden/>
          </w:rPr>
        </w:r>
        <w:r>
          <w:rPr>
            <w:noProof/>
            <w:webHidden/>
          </w:rPr>
          <w:fldChar w:fldCharType="separate"/>
        </w:r>
        <w:r w:rsidR="009245E3">
          <w:rPr>
            <w:noProof/>
            <w:webHidden/>
          </w:rPr>
          <w:t>9</w:t>
        </w:r>
        <w:r>
          <w:rPr>
            <w:noProof/>
            <w:webHidden/>
          </w:rPr>
          <w:fldChar w:fldCharType="end"/>
        </w:r>
      </w:hyperlink>
    </w:p>
    <w:p w14:paraId="27636782" w14:textId="4B0B0AE8"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13" w:history="1">
        <w:r w:rsidRPr="009212D3">
          <w:rPr>
            <w:rStyle w:val="Hyperlink"/>
            <w:noProof/>
          </w:rPr>
          <w:t>3.2.1.</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Струјно коло</w:t>
        </w:r>
        <w:r>
          <w:rPr>
            <w:noProof/>
            <w:webHidden/>
          </w:rPr>
          <w:tab/>
        </w:r>
        <w:r>
          <w:rPr>
            <w:noProof/>
            <w:webHidden/>
          </w:rPr>
          <w:fldChar w:fldCharType="begin"/>
        </w:r>
        <w:r>
          <w:rPr>
            <w:noProof/>
            <w:webHidden/>
          </w:rPr>
          <w:instrText xml:space="preserve"> PAGEREF _Toc212025113 \h </w:instrText>
        </w:r>
        <w:r>
          <w:rPr>
            <w:noProof/>
            <w:webHidden/>
          </w:rPr>
        </w:r>
        <w:r>
          <w:rPr>
            <w:noProof/>
            <w:webHidden/>
          </w:rPr>
          <w:fldChar w:fldCharType="separate"/>
        </w:r>
        <w:r w:rsidR="009245E3">
          <w:rPr>
            <w:noProof/>
            <w:webHidden/>
          </w:rPr>
          <w:t>9</w:t>
        </w:r>
        <w:r>
          <w:rPr>
            <w:noProof/>
            <w:webHidden/>
          </w:rPr>
          <w:fldChar w:fldCharType="end"/>
        </w:r>
      </w:hyperlink>
    </w:p>
    <w:p w14:paraId="2B86A34B" w14:textId="148E3A8F"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14" w:history="1">
        <w:r w:rsidRPr="009212D3">
          <w:rPr>
            <w:rStyle w:val="Hyperlink"/>
            <w:noProof/>
          </w:rPr>
          <w:t>3.2.2.</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Ротори</w:t>
        </w:r>
        <w:r>
          <w:rPr>
            <w:noProof/>
            <w:webHidden/>
          </w:rPr>
          <w:tab/>
        </w:r>
        <w:r>
          <w:rPr>
            <w:noProof/>
            <w:webHidden/>
          </w:rPr>
          <w:fldChar w:fldCharType="begin"/>
        </w:r>
        <w:r>
          <w:rPr>
            <w:noProof/>
            <w:webHidden/>
          </w:rPr>
          <w:instrText xml:space="preserve"> PAGEREF _Toc212025114 \h </w:instrText>
        </w:r>
        <w:r>
          <w:rPr>
            <w:noProof/>
            <w:webHidden/>
          </w:rPr>
        </w:r>
        <w:r>
          <w:rPr>
            <w:noProof/>
            <w:webHidden/>
          </w:rPr>
          <w:fldChar w:fldCharType="separate"/>
        </w:r>
        <w:r w:rsidR="009245E3">
          <w:rPr>
            <w:noProof/>
            <w:webHidden/>
          </w:rPr>
          <w:t>10</w:t>
        </w:r>
        <w:r>
          <w:rPr>
            <w:noProof/>
            <w:webHidden/>
          </w:rPr>
          <w:fldChar w:fldCharType="end"/>
        </w:r>
      </w:hyperlink>
    </w:p>
    <w:p w14:paraId="67334F82" w14:textId="71E10587"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15" w:history="1">
        <w:r w:rsidRPr="009212D3">
          <w:rPr>
            <w:rStyle w:val="Hyperlink"/>
            <w:noProof/>
          </w:rPr>
          <w:t>3.2.3.</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Прикључна табла</w:t>
        </w:r>
        <w:r>
          <w:rPr>
            <w:noProof/>
            <w:webHidden/>
          </w:rPr>
          <w:tab/>
        </w:r>
        <w:r>
          <w:rPr>
            <w:noProof/>
            <w:webHidden/>
          </w:rPr>
          <w:fldChar w:fldCharType="begin"/>
        </w:r>
        <w:r>
          <w:rPr>
            <w:noProof/>
            <w:webHidden/>
          </w:rPr>
          <w:instrText xml:space="preserve"> PAGEREF _Toc212025115 \h </w:instrText>
        </w:r>
        <w:r>
          <w:rPr>
            <w:noProof/>
            <w:webHidden/>
          </w:rPr>
        </w:r>
        <w:r>
          <w:rPr>
            <w:noProof/>
            <w:webHidden/>
          </w:rPr>
          <w:fldChar w:fldCharType="separate"/>
        </w:r>
        <w:r w:rsidR="009245E3">
          <w:rPr>
            <w:noProof/>
            <w:webHidden/>
          </w:rPr>
          <w:t>10</w:t>
        </w:r>
        <w:r>
          <w:rPr>
            <w:noProof/>
            <w:webHidden/>
          </w:rPr>
          <w:fldChar w:fldCharType="end"/>
        </w:r>
      </w:hyperlink>
    </w:p>
    <w:p w14:paraId="367E1135" w14:textId="2A17C0E9"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16" w:history="1">
        <w:r w:rsidRPr="009212D3">
          <w:rPr>
            <w:rStyle w:val="Hyperlink"/>
            <w:noProof/>
          </w:rPr>
          <w:t>3.2.4.</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Рефлектор (UKW)</w:t>
        </w:r>
        <w:r>
          <w:rPr>
            <w:noProof/>
            <w:webHidden/>
          </w:rPr>
          <w:tab/>
        </w:r>
        <w:r>
          <w:rPr>
            <w:noProof/>
            <w:webHidden/>
          </w:rPr>
          <w:fldChar w:fldCharType="begin"/>
        </w:r>
        <w:r>
          <w:rPr>
            <w:noProof/>
            <w:webHidden/>
          </w:rPr>
          <w:instrText xml:space="preserve"> PAGEREF _Toc212025116 \h </w:instrText>
        </w:r>
        <w:r>
          <w:rPr>
            <w:noProof/>
            <w:webHidden/>
          </w:rPr>
        </w:r>
        <w:r>
          <w:rPr>
            <w:noProof/>
            <w:webHidden/>
          </w:rPr>
          <w:fldChar w:fldCharType="separate"/>
        </w:r>
        <w:r w:rsidR="009245E3">
          <w:rPr>
            <w:noProof/>
            <w:webHidden/>
          </w:rPr>
          <w:t>11</w:t>
        </w:r>
        <w:r>
          <w:rPr>
            <w:noProof/>
            <w:webHidden/>
          </w:rPr>
          <w:fldChar w:fldCharType="end"/>
        </w:r>
      </w:hyperlink>
    </w:p>
    <w:p w14:paraId="1D66F613" w14:textId="633D312A"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17" w:history="1">
        <w:r w:rsidRPr="009212D3">
          <w:rPr>
            <w:rStyle w:val="Hyperlink"/>
            <w:noProof/>
          </w:rPr>
          <w:t>3.2.5.</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Различитости и слабости Енигма машина</w:t>
        </w:r>
        <w:r>
          <w:rPr>
            <w:noProof/>
            <w:webHidden/>
          </w:rPr>
          <w:tab/>
        </w:r>
        <w:r>
          <w:rPr>
            <w:noProof/>
            <w:webHidden/>
          </w:rPr>
          <w:fldChar w:fldCharType="begin"/>
        </w:r>
        <w:r>
          <w:rPr>
            <w:noProof/>
            <w:webHidden/>
          </w:rPr>
          <w:instrText xml:space="preserve"> PAGEREF _Toc212025117 \h </w:instrText>
        </w:r>
        <w:r>
          <w:rPr>
            <w:noProof/>
            <w:webHidden/>
          </w:rPr>
        </w:r>
        <w:r>
          <w:rPr>
            <w:noProof/>
            <w:webHidden/>
          </w:rPr>
          <w:fldChar w:fldCharType="separate"/>
        </w:r>
        <w:r w:rsidR="009245E3">
          <w:rPr>
            <w:noProof/>
            <w:webHidden/>
          </w:rPr>
          <w:t>11</w:t>
        </w:r>
        <w:r>
          <w:rPr>
            <w:noProof/>
            <w:webHidden/>
          </w:rPr>
          <w:fldChar w:fldCharType="end"/>
        </w:r>
      </w:hyperlink>
    </w:p>
    <w:p w14:paraId="11FAE5E3" w14:textId="70F7AC86"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18" w:history="1">
        <w:r w:rsidRPr="009212D3">
          <w:rPr>
            <w:rStyle w:val="Hyperlink"/>
            <w:noProof/>
          </w:rPr>
          <w:t>4.</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Коришћени алати и развојно окружење</w:t>
        </w:r>
        <w:r>
          <w:rPr>
            <w:noProof/>
            <w:webHidden/>
          </w:rPr>
          <w:tab/>
        </w:r>
        <w:r>
          <w:rPr>
            <w:noProof/>
            <w:webHidden/>
          </w:rPr>
          <w:fldChar w:fldCharType="begin"/>
        </w:r>
        <w:r>
          <w:rPr>
            <w:noProof/>
            <w:webHidden/>
          </w:rPr>
          <w:instrText xml:space="preserve"> PAGEREF _Toc212025118 \h </w:instrText>
        </w:r>
        <w:r>
          <w:rPr>
            <w:noProof/>
            <w:webHidden/>
          </w:rPr>
        </w:r>
        <w:r>
          <w:rPr>
            <w:noProof/>
            <w:webHidden/>
          </w:rPr>
          <w:fldChar w:fldCharType="separate"/>
        </w:r>
        <w:r w:rsidR="009245E3">
          <w:rPr>
            <w:noProof/>
            <w:webHidden/>
          </w:rPr>
          <w:t>12</w:t>
        </w:r>
        <w:r>
          <w:rPr>
            <w:noProof/>
            <w:webHidden/>
          </w:rPr>
          <w:fldChar w:fldCharType="end"/>
        </w:r>
      </w:hyperlink>
    </w:p>
    <w:p w14:paraId="6151E4AB" w14:textId="4099F478"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19" w:history="1">
        <w:r w:rsidRPr="009212D3">
          <w:rPr>
            <w:rStyle w:val="Hyperlink"/>
            <w:noProof/>
          </w:rPr>
          <w:t>4.1.</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Програмски језик  </w:t>
        </w:r>
        <w:r w:rsidRPr="009212D3">
          <w:rPr>
            <w:rStyle w:val="Hyperlink"/>
            <w:i/>
            <w:noProof/>
          </w:rPr>
          <w:t>Python</w:t>
        </w:r>
        <w:r>
          <w:rPr>
            <w:noProof/>
            <w:webHidden/>
          </w:rPr>
          <w:tab/>
        </w:r>
        <w:r>
          <w:rPr>
            <w:noProof/>
            <w:webHidden/>
          </w:rPr>
          <w:fldChar w:fldCharType="begin"/>
        </w:r>
        <w:r>
          <w:rPr>
            <w:noProof/>
            <w:webHidden/>
          </w:rPr>
          <w:instrText xml:space="preserve"> PAGEREF _Toc212025119 \h </w:instrText>
        </w:r>
        <w:r>
          <w:rPr>
            <w:noProof/>
            <w:webHidden/>
          </w:rPr>
        </w:r>
        <w:r>
          <w:rPr>
            <w:noProof/>
            <w:webHidden/>
          </w:rPr>
          <w:fldChar w:fldCharType="separate"/>
        </w:r>
        <w:r w:rsidR="009245E3">
          <w:rPr>
            <w:noProof/>
            <w:webHidden/>
          </w:rPr>
          <w:t>12</w:t>
        </w:r>
        <w:r>
          <w:rPr>
            <w:noProof/>
            <w:webHidden/>
          </w:rPr>
          <w:fldChar w:fldCharType="end"/>
        </w:r>
      </w:hyperlink>
    </w:p>
    <w:p w14:paraId="1DBE5E99" w14:textId="75529BBF"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0" w:history="1">
        <w:r w:rsidRPr="009212D3">
          <w:rPr>
            <w:rStyle w:val="Hyperlink"/>
            <w:noProof/>
          </w:rPr>
          <w:t>4.2.</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Развојно окружење </w:t>
        </w:r>
        <w:r w:rsidRPr="009212D3">
          <w:rPr>
            <w:rStyle w:val="Hyperlink"/>
            <w:i/>
            <w:noProof/>
          </w:rPr>
          <w:t>PyCharm</w:t>
        </w:r>
        <w:r>
          <w:rPr>
            <w:noProof/>
            <w:webHidden/>
          </w:rPr>
          <w:tab/>
        </w:r>
        <w:r>
          <w:rPr>
            <w:noProof/>
            <w:webHidden/>
          </w:rPr>
          <w:fldChar w:fldCharType="begin"/>
        </w:r>
        <w:r>
          <w:rPr>
            <w:noProof/>
            <w:webHidden/>
          </w:rPr>
          <w:instrText xml:space="preserve"> PAGEREF _Toc212025120 \h </w:instrText>
        </w:r>
        <w:r>
          <w:rPr>
            <w:noProof/>
            <w:webHidden/>
          </w:rPr>
        </w:r>
        <w:r>
          <w:rPr>
            <w:noProof/>
            <w:webHidden/>
          </w:rPr>
          <w:fldChar w:fldCharType="separate"/>
        </w:r>
        <w:r w:rsidR="009245E3">
          <w:rPr>
            <w:noProof/>
            <w:webHidden/>
          </w:rPr>
          <w:t>13</w:t>
        </w:r>
        <w:r>
          <w:rPr>
            <w:noProof/>
            <w:webHidden/>
          </w:rPr>
          <w:fldChar w:fldCharType="end"/>
        </w:r>
      </w:hyperlink>
    </w:p>
    <w:p w14:paraId="2B3FCB55" w14:textId="63A8C550"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1" w:history="1">
        <w:r w:rsidRPr="009212D3">
          <w:rPr>
            <w:rStyle w:val="Hyperlink"/>
            <w:noProof/>
          </w:rPr>
          <w:t>4.3.</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Контрола верзија – </w:t>
        </w:r>
        <w:r w:rsidRPr="009212D3">
          <w:rPr>
            <w:rStyle w:val="Hyperlink"/>
            <w:i/>
            <w:noProof/>
          </w:rPr>
          <w:t>Git</w:t>
        </w:r>
        <w:r>
          <w:rPr>
            <w:noProof/>
            <w:webHidden/>
          </w:rPr>
          <w:tab/>
        </w:r>
        <w:r>
          <w:rPr>
            <w:noProof/>
            <w:webHidden/>
          </w:rPr>
          <w:fldChar w:fldCharType="begin"/>
        </w:r>
        <w:r>
          <w:rPr>
            <w:noProof/>
            <w:webHidden/>
          </w:rPr>
          <w:instrText xml:space="preserve"> PAGEREF _Toc212025121 \h </w:instrText>
        </w:r>
        <w:r>
          <w:rPr>
            <w:noProof/>
            <w:webHidden/>
          </w:rPr>
        </w:r>
        <w:r>
          <w:rPr>
            <w:noProof/>
            <w:webHidden/>
          </w:rPr>
          <w:fldChar w:fldCharType="separate"/>
        </w:r>
        <w:r w:rsidR="009245E3">
          <w:rPr>
            <w:noProof/>
            <w:webHidden/>
          </w:rPr>
          <w:t>13</w:t>
        </w:r>
        <w:r>
          <w:rPr>
            <w:noProof/>
            <w:webHidden/>
          </w:rPr>
          <w:fldChar w:fldCharType="end"/>
        </w:r>
      </w:hyperlink>
    </w:p>
    <w:p w14:paraId="496834C0" w14:textId="7709994B"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2" w:history="1">
        <w:r w:rsidRPr="009212D3">
          <w:rPr>
            <w:rStyle w:val="Hyperlink"/>
            <w:noProof/>
          </w:rPr>
          <w:t>4.4.</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Библиотека </w:t>
        </w:r>
        <w:r w:rsidRPr="009212D3">
          <w:rPr>
            <w:rStyle w:val="Hyperlink"/>
            <w:i/>
            <w:noProof/>
          </w:rPr>
          <w:t>CustomTkinter</w:t>
        </w:r>
        <w:r>
          <w:rPr>
            <w:noProof/>
            <w:webHidden/>
          </w:rPr>
          <w:tab/>
        </w:r>
        <w:r>
          <w:rPr>
            <w:noProof/>
            <w:webHidden/>
          </w:rPr>
          <w:fldChar w:fldCharType="begin"/>
        </w:r>
        <w:r>
          <w:rPr>
            <w:noProof/>
            <w:webHidden/>
          </w:rPr>
          <w:instrText xml:space="preserve"> PAGEREF _Toc212025122 \h </w:instrText>
        </w:r>
        <w:r>
          <w:rPr>
            <w:noProof/>
            <w:webHidden/>
          </w:rPr>
        </w:r>
        <w:r>
          <w:rPr>
            <w:noProof/>
            <w:webHidden/>
          </w:rPr>
          <w:fldChar w:fldCharType="separate"/>
        </w:r>
        <w:r w:rsidR="009245E3">
          <w:rPr>
            <w:noProof/>
            <w:webHidden/>
          </w:rPr>
          <w:t>13</w:t>
        </w:r>
        <w:r>
          <w:rPr>
            <w:noProof/>
            <w:webHidden/>
          </w:rPr>
          <w:fldChar w:fldCharType="end"/>
        </w:r>
      </w:hyperlink>
    </w:p>
    <w:p w14:paraId="3DBC7E6B" w14:textId="3EF9DD37"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3" w:history="1">
        <w:r w:rsidRPr="009212D3">
          <w:rPr>
            <w:rStyle w:val="Hyperlink"/>
            <w:noProof/>
          </w:rPr>
          <w:t>4.5.</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Библиотека </w:t>
        </w:r>
        <w:r w:rsidRPr="009212D3">
          <w:rPr>
            <w:rStyle w:val="Hyperlink"/>
            <w:i/>
            <w:noProof/>
          </w:rPr>
          <w:t>PyInstaller</w:t>
        </w:r>
        <w:r>
          <w:rPr>
            <w:noProof/>
            <w:webHidden/>
          </w:rPr>
          <w:tab/>
        </w:r>
        <w:r>
          <w:rPr>
            <w:noProof/>
            <w:webHidden/>
          </w:rPr>
          <w:fldChar w:fldCharType="begin"/>
        </w:r>
        <w:r>
          <w:rPr>
            <w:noProof/>
            <w:webHidden/>
          </w:rPr>
          <w:instrText xml:space="preserve"> PAGEREF _Toc212025123 \h </w:instrText>
        </w:r>
        <w:r>
          <w:rPr>
            <w:noProof/>
            <w:webHidden/>
          </w:rPr>
        </w:r>
        <w:r>
          <w:rPr>
            <w:noProof/>
            <w:webHidden/>
          </w:rPr>
          <w:fldChar w:fldCharType="separate"/>
        </w:r>
        <w:r w:rsidR="009245E3">
          <w:rPr>
            <w:noProof/>
            <w:webHidden/>
          </w:rPr>
          <w:t>14</w:t>
        </w:r>
        <w:r>
          <w:rPr>
            <w:noProof/>
            <w:webHidden/>
          </w:rPr>
          <w:fldChar w:fldCharType="end"/>
        </w:r>
      </w:hyperlink>
    </w:p>
    <w:p w14:paraId="034AB274" w14:textId="5FFED0D0"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24" w:history="1">
        <w:r w:rsidRPr="009212D3">
          <w:rPr>
            <w:rStyle w:val="Hyperlink"/>
            <w:noProof/>
          </w:rPr>
          <w:t>5.</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Софтверска имплементација механизма Енигма машине</w:t>
        </w:r>
        <w:r>
          <w:rPr>
            <w:noProof/>
            <w:webHidden/>
          </w:rPr>
          <w:tab/>
        </w:r>
        <w:r>
          <w:rPr>
            <w:noProof/>
            <w:webHidden/>
          </w:rPr>
          <w:fldChar w:fldCharType="begin"/>
        </w:r>
        <w:r>
          <w:rPr>
            <w:noProof/>
            <w:webHidden/>
          </w:rPr>
          <w:instrText xml:space="preserve"> PAGEREF _Toc212025124 \h </w:instrText>
        </w:r>
        <w:r>
          <w:rPr>
            <w:noProof/>
            <w:webHidden/>
          </w:rPr>
        </w:r>
        <w:r>
          <w:rPr>
            <w:noProof/>
            <w:webHidden/>
          </w:rPr>
          <w:fldChar w:fldCharType="separate"/>
        </w:r>
        <w:r w:rsidR="009245E3">
          <w:rPr>
            <w:noProof/>
            <w:webHidden/>
          </w:rPr>
          <w:t>15</w:t>
        </w:r>
        <w:r>
          <w:rPr>
            <w:noProof/>
            <w:webHidden/>
          </w:rPr>
          <w:fldChar w:fldCharType="end"/>
        </w:r>
      </w:hyperlink>
    </w:p>
    <w:p w14:paraId="63ACCEFA" w14:textId="356494F5"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5" w:history="1">
        <w:r w:rsidRPr="009212D3">
          <w:rPr>
            <w:rStyle w:val="Hyperlink"/>
            <w:noProof/>
          </w:rPr>
          <w:t>5.1.</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Датотека </w:t>
        </w:r>
        <w:r w:rsidRPr="009212D3">
          <w:rPr>
            <w:rStyle w:val="Hyperlink"/>
            <w:i/>
            <w:noProof/>
          </w:rPr>
          <w:t>utils.py</w:t>
        </w:r>
        <w:r>
          <w:rPr>
            <w:noProof/>
            <w:webHidden/>
          </w:rPr>
          <w:tab/>
        </w:r>
        <w:r>
          <w:rPr>
            <w:noProof/>
            <w:webHidden/>
          </w:rPr>
          <w:fldChar w:fldCharType="begin"/>
        </w:r>
        <w:r>
          <w:rPr>
            <w:noProof/>
            <w:webHidden/>
          </w:rPr>
          <w:instrText xml:space="preserve"> PAGEREF _Toc212025125 \h </w:instrText>
        </w:r>
        <w:r>
          <w:rPr>
            <w:noProof/>
            <w:webHidden/>
          </w:rPr>
        </w:r>
        <w:r>
          <w:rPr>
            <w:noProof/>
            <w:webHidden/>
          </w:rPr>
          <w:fldChar w:fldCharType="separate"/>
        </w:r>
        <w:r w:rsidR="009245E3">
          <w:rPr>
            <w:noProof/>
            <w:webHidden/>
          </w:rPr>
          <w:t>16</w:t>
        </w:r>
        <w:r>
          <w:rPr>
            <w:noProof/>
            <w:webHidden/>
          </w:rPr>
          <w:fldChar w:fldCharType="end"/>
        </w:r>
      </w:hyperlink>
    </w:p>
    <w:p w14:paraId="778D278F" w14:textId="6DE7F560"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6" w:history="1">
        <w:r w:rsidRPr="009212D3">
          <w:rPr>
            <w:rStyle w:val="Hyperlink"/>
            <w:noProof/>
          </w:rPr>
          <w:t>5.2.</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Класе </w:t>
        </w:r>
        <w:r w:rsidRPr="009212D3">
          <w:rPr>
            <w:rStyle w:val="Hyperlink"/>
            <w:i/>
            <w:noProof/>
          </w:rPr>
          <w:t xml:space="preserve">Rotor </w:t>
        </w:r>
        <w:r w:rsidRPr="009212D3">
          <w:rPr>
            <w:rStyle w:val="Hyperlink"/>
            <w:noProof/>
          </w:rPr>
          <w:t xml:space="preserve">и </w:t>
        </w:r>
        <w:r w:rsidRPr="009212D3">
          <w:rPr>
            <w:rStyle w:val="Hyperlink"/>
            <w:i/>
            <w:noProof/>
          </w:rPr>
          <w:t>Reflector</w:t>
        </w:r>
        <w:r>
          <w:rPr>
            <w:noProof/>
            <w:webHidden/>
          </w:rPr>
          <w:tab/>
        </w:r>
        <w:r>
          <w:rPr>
            <w:noProof/>
            <w:webHidden/>
          </w:rPr>
          <w:fldChar w:fldCharType="begin"/>
        </w:r>
        <w:r>
          <w:rPr>
            <w:noProof/>
            <w:webHidden/>
          </w:rPr>
          <w:instrText xml:space="preserve"> PAGEREF _Toc212025126 \h </w:instrText>
        </w:r>
        <w:r>
          <w:rPr>
            <w:noProof/>
            <w:webHidden/>
          </w:rPr>
        </w:r>
        <w:r>
          <w:rPr>
            <w:noProof/>
            <w:webHidden/>
          </w:rPr>
          <w:fldChar w:fldCharType="separate"/>
        </w:r>
        <w:r w:rsidR="009245E3">
          <w:rPr>
            <w:noProof/>
            <w:webHidden/>
          </w:rPr>
          <w:t>16</w:t>
        </w:r>
        <w:r>
          <w:rPr>
            <w:noProof/>
            <w:webHidden/>
          </w:rPr>
          <w:fldChar w:fldCharType="end"/>
        </w:r>
      </w:hyperlink>
    </w:p>
    <w:p w14:paraId="7D338884" w14:textId="5864FFA7"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7" w:history="1">
        <w:r w:rsidRPr="009212D3">
          <w:rPr>
            <w:rStyle w:val="Hyperlink"/>
            <w:noProof/>
          </w:rPr>
          <w:t>5.3.</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Класа </w:t>
        </w:r>
        <w:r w:rsidRPr="009212D3">
          <w:rPr>
            <w:rStyle w:val="Hyperlink"/>
            <w:i/>
            <w:noProof/>
          </w:rPr>
          <w:t>Plugboard</w:t>
        </w:r>
        <w:r>
          <w:rPr>
            <w:noProof/>
            <w:webHidden/>
          </w:rPr>
          <w:tab/>
        </w:r>
        <w:r>
          <w:rPr>
            <w:noProof/>
            <w:webHidden/>
          </w:rPr>
          <w:fldChar w:fldCharType="begin"/>
        </w:r>
        <w:r>
          <w:rPr>
            <w:noProof/>
            <w:webHidden/>
          </w:rPr>
          <w:instrText xml:space="preserve"> PAGEREF _Toc212025127 \h </w:instrText>
        </w:r>
        <w:r>
          <w:rPr>
            <w:noProof/>
            <w:webHidden/>
          </w:rPr>
        </w:r>
        <w:r>
          <w:rPr>
            <w:noProof/>
            <w:webHidden/>
          </w:rPr>
          <w:fldChar w:fldCharType="separate"/>
        </w:r>
        <w:r w:rsidR="009245E3">
          <w:rPr>
            <w:noProof/>
            <w:webHidden/>
          </w:rPr>
          <w:t>17</w:t>
        </w:r>
        <w:r>
          <w:rPr>
            <w:noProof/>
            <w:webHidden/>
          </w:rPr>
          <w:fldChar w:fldCharType="end"/>
        </w:r>
      </w:hyperlink>
    </w:p>
    <w:p w14:paraId="3D091BA0" w14:textId="516C8FFB"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28" w:history="1">
        <w:r w:rsidRPr="009212D3">
          <w:rPr>
            <w:rStyle w:val="Hyperlink"/>
            <w:noProof/>
          </w:rPr>
          <w:t>5.4.</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Класа </w:t>
        </w:r>
        <w:r w:rsidRPr="009212D3">
          <w:rPr>
            <w:rStyle w:val="Hyperlink"/>
            <w:i/>
            <w:noProof/>
          </w:rPr>
          <w:t>EnigmaMachine</w:t>
        </w:r>
        <w:r>
          <w:rPr>
            <w:noProof/>
            <w:webHidden/>
          </w:rPr>
          <w:tab/>
        </w:r>
        <w:r>
          <w:rPr>
            <w:noProof/>
            <w:webHidden/>
          </w:rPr>
          <w:fldChar w:fldCharType="begin"/>
        </w:r>
        <w:r>
          <w:rPr>
            <w:noProof/>
            <w:webHidden/>
          </w:rPr>
          <w:instrText xml:space="preserve"> PAGEREF _Toc212025128 \h </w:instrText>
        </w:r>
        <w:r>
          <w:rPr>
            <w:noProof/>
            <w:webHidden/>
          </w:rPr>
        </w:r>
        <w:r>
          <w:rPr>
            <w:noProof/>
            <w:webHidden/>
          </w:rPr>
          <w:fldChar w:fldCharType="separate"/>
        </w:r>
        <w:r w:rsidR="009245E3">
          <w:rPr>
            <w:noProof/>
            <w:webHidden/>
          </w:rPr>
          <w:t>17</w:t>
        </w:r>
        <w:r>
          <w:rPr>
            <w:noProof/>
            <w:webHidden/>
          </w:rPr>
          <w:fldChar w:fldCharType="end"/>
        </w:r>
      </w:hyperlink>
    </w:p>
    <w:p w14:paraId="2175A3B7" w14:textId="416B9C5E"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29" w:history="1">
        <w:r w:rsidRPr="009212D3">
          <w:rPr>
            <w:rStyle w:val="Hyperlink"/>
            <w:noProof/>
          </w:rPr>
          <w:t>6.</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Графички кориснички интерфејс симулатора</w:t>
        </w:r>
        <w:r>
          <w:rPr>
            <w:noProof/>
            <w:webHidden/>
          </w:rPr>
          <w:tab/>
        </w:r>
        <w:r>
          <w:rPr>
            <w:noProof/>
            <w:webHidden/>
          </w:rPr>
          <w:fldChar w:fldCharType="begin"/>
        </w:r>
        <w:r>
          <w:rPr>
            <w:noProof/>
            <w:webHidden/>
          </w:rPr>
          <w:instrText xml:space="preserve"> PAGEREF _Toc212025129 \h </w:instrText>
        </w:r>
        <w:r>
          <w:rPr>
            <w:noProof/>
            <w:webHidden/>
          </w:rPr>
        </w:r>
        <w:r>
          <w:rPr>
            <w:noProof/>
            <w:webHidden/>
          </w:rPr>
          <w:fldChar w:fldCharType="separate"/>
        </w:r>
        <w:r w:rsidR="009245E3">
          <w:rPr>
            <w:noProof/>
            <w:webHidden/>
          </w:rPr>
          <w:t>19</w:t>
        </w:r>
        <w:r>
          <w:rPr>
            <w:noProof/>
            <w:webHidden/>
          </w:rPr>
          <w:fldChar w:fldCharType="end"/>
        </w:r>
      </w:hyperlink>
    </w:p>
    <w:p w14:paraId="39166E1C" w14:textId="24396BF3"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30" w:history="1">
        <w:r w:rsidRPr="009212D3">
          <w:rPr>
            <w:rStyle w:val="Hyperlink"/>
            <w:noProof/>
          </w:rPr>
          <w:t>6.1.</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Помоћне компоненте</w:t>
        </w:r>
        <w:r>
          <w:rPr>
            <w:noProof/>
            <w:webHidden/>
          </w:rPr>
          <w:tab/>
        </w:r>
        <w:r>
          <w:rPr>
            <w:noProof/>
            <w:webHidden/>
          </w:rPr>
          <w:fldChar w:fldCharType="begin"/>
        </w:r>
        <w:r>
          <w:rPr>
            <w:noProof/>
            <w:webHidden/>
          </w:rPr>
          <w:instrText xml:space="preserve"> PAGEREF _Toc212025130 \h </w:instrText>
        </w:r>
        <w:r>
          <w:rPr>
            <w:noProof/>
            <w:webHidden/>
          </w:rPr>
        </w:r>
        <w:r>
          <w:rPr>
            <w:noProof/>
            <w:webHidden/>
          </w:rPr>
          <w:fldChar w:fldCharType="separate"/>
        </w:r>
        <w:r w:rsidR="009245E3">
          <w:rPr>
            <w:noProof/>
            <w:webHidden/>
          </w:rPr>
          <w:t>19</w:t>
        </w:r>
        <w:r>
          <w:rPr>
            <w:noProof/>
            <w:webHidden/>
          </w:rPr>
          <w:fldChar w:fldCharType="end"/>
        </w:r>
      </w:hyperlink>
    </w:p>
    <w:p w14:paraId="2C8AFEB7" w14:textId="746E1B3A"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31" w:history="1">
        <w:r w:rsidRPr="009212D3">
          <w:rPr>
            <w:rStyle w:val="Hyperlink"/>
            <w:noProof/>
          </w:rPr>
          <w:t>6.1.1.</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SpinnerSelector</w:t>
        </w:r>
        <w:r>
          <w:rPr>
            <w:noProof/>
            <w:webHidden/>
          </w:rPr>
          <w:tab/>
        </w:r>
        <w:r>
          <w:rPr>
            <w:noProof/>
            <w:webHidden/>
          </w:rPr>
          <w:fldChar w:fldCharType="begin"/>
        </w:r>
        <w:r>
          <w:rPr>
            <w:noProof/>
            <w:webHidden/>
          </w:rPr>
          <w:instrText xml:space="preserve"> PAGEREF _Toc212025131 \h </w:instrText>
        </w:r>
        <w:r>
          <w:rPr>
            <w:noProof/>
            <w:webHidden/>
          </w:rPr>
        </w:r>
        <w:r>
          <w:rPr>
            <w:noProof/>
            <w:webHidden/>
          </w:rPr>
          <w:fldChar w:fldCharType="separate"/>
        </w:r>
        <w:r w:rsidR="009245E3">
          <w:rPr>
            <w:noProof/>
            <w:webHidden/>
          </w:rPr>
          <w:t>19</w:t>
        </w:r>
        <w:r>
          <w:rPr>
            <w:noProof/>
            <w:webHidden/>
          </w:rPr>
          <w:fldChar w:fldCharType="end"/>
        </w:r>
      </w:hyperlink>
    </w:p>
    <w:p w14:paraId="6B5A8473" w14:textId="7FB2BC70"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32" w:history="1">
        <w:r w:rsidRPr="009212D3">
          <w:rPr>
            <w:rStyle w:val="Hyperlink"/>
            <w:noProof/>
          </w:rPr>
          <w:t>6.1.2.</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RotorDisplay</w:t>
        </w:r>
        <w:r>
          <w:rPr>
            <w:noProof/>
            <w:webHidden/>
          </w:rPr>
          <w:tab/>
        </w:r>
        <w:r>
          <w:rPr>
            <w:noProof/>
            <w:webHidden/>
          </w:rPr>
          <w:fldChar w:fldCharType="begin"/>
        </w:r>
        <w:r>
          <w:rPr>
            <w:noProof/>
            <w:webHidden/>
          </w:rPr>
          <w:instrText xml:space="preserve"> PAGEREF _Toc212025132 \h </w:instrText>
        </w:r>
        <w:r>
          <w:rPr>
            <w:noProof/>
            <w:webHidden/>
          </w:rPr>
        </w:r>
        <w:r>
          <w:rPr>
            <w:noProof/>
            <w:webHidden/>
          </w:rPr>
          <w:fldChar w:fldCharType="separate"/>
        </w:r>
        <w:r w:rsidR="009245E3">
          <w:rPr>
            <w:noProof/>
            <w:webHidden/>
          </w:rPr>
          <w:t>20</w:t>
        </w:r>
        <w:r>
          <w:rPr>
            <w:noProof/>
            <w:webHidden/>
          </w:rPr>
          <w:fldChar w:fldCharType="end"/>
        </w:r>
      </w:hyperlink>
    </w:p>
    <w:p w14:paraId="0A98250B" w14:textId="5B7C2FE3"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33" w:history="1">
        <w:r w:rsidRPr="009212D3">
          <w:rPr>
            <w:rStyle w:val="Hyperlink"/>
            <w:noProof/>
          </w:rPr>
          <w:t>6.2.</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Параметри креирања Енигма машине</w:t>
        </w:r>
        <w:r>
          <w:rPr>
            <w:noProof/>
            <w:webHidden/>
          </w:rPr>
          <w:tab/>
        </w:r>
        <w:r>
          <w:rPr>
            <w:noProof/>
            <w:webHidden/>
          </w:rPr>
          <w:fldChar w:fldCharType="begin"/>
        </w:r>
        <w:r>
          <w:rPr>
            <w:noProof/>
            <w:webHidden/>
          </w:rPr>
          <w:instrText xml:space="preserve"> PAGEREF _Toc212025133 \h </w:instrText>
        </w:r>
        <w:r>
          <w:rPr>
            <w:noProof/>
            <w:webHidden/>
          </w:rPr>
        </w:r>
        <w:r>
          <w:rPr>
            <w:noProof/>
            <w:webHidden/>
          </w:rPr>
          <w:fldChar w:fldCharType="separate"/>
        </w:r>
        <w:r w:rsidR="009245E3">
          <w:rPr>
            <w:noProof/>
            <w:webHidden/>
          </w:rPr>
          <w:t>20</w:t>
        </w:r>
        <w:r>
          <w:rPr>
            <w:noProof/>
            <w:webHidden/>
          </w:rPr>
          <w:fldChar w:fldCharType="end"/>
        </w:r>
      </w:hyperlink>
    </w:p>
    <w:p w14:paraId="09D1D4D1" w14:textId="08B67BEE"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34" w:history="1">
        <w:r w:rsidRPr="009212D3">
          <w:rPr>
            <w:rStyle w:val="Hyperlink"/>
            <w:noProof/>
          </w:rPr>
          <w:t>6.3.</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Визуелизатори процеса шифровања</w:t>
        </w:r>
        <w:r>
          <w:rPr>
            <w:noProof/>
            <w:webHidden/>
          </w:rPr>
          <w:tab/>
        </w:r>
        <w:r>
          <w:rPr>
            <w:noProof/>
            <w:webHidden/>
          </w:rPr>
          <w:fldChar w:fldCharType="begin"/>
        </w:r>
        <w:r>
          <w:rPr>
            <w:noProof/>
            <w:webHidden/>
          </w:rPr>
          <w:instrText xml:space="preserve"> PAGEREF _Toc212025134 \h </w:instrText>
        </w:r>
        <w:r>
          <w:rPr>
            <w:noProof/>
            <w:webHidden/>
          </w:rPr>
        </w:r>
        <w:r>
          <w:rPr>
            <w:noProof/>
            <w:webHidden/>
          </w:rPr>
          <w:fldChar w:fldCharType="separate"/>
        </w:r>
        <w:r w:rsidR="009245E3">
          <w:rPr>
            <w:noProof/>
            <w:webHidden/>
          </w:rPr>
          <w:t>21</w:t>
        </w:r>
        <w:r>
          <w:rPr>
            <w:noProof/>
            <w:webHidden/>
          </w:rPr>
          <w:fldChar w:fldCharType="end"/>
        </w:r>
      </w:hyperlink>
    </w:p>
    <w:p w14:paraId="51DE03C8" w14:textId="7C19A237"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35" w:history="1">
        <w:r w:rsidRPr="009212D3">
          <w:rPr>
            <w:rStyle w:val="Hyperlink"/>
            <w:noProof/>
          </w:rPr>
          <w:t>6.4.</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Оквир прикључне табле</w:t>
        </w:r>
        <w:r>
          <w:rPr>
            <w:noProof/>
            <w:webHidden/>
          </w:rPr>
          <w:tab/>
        </w:r>
        <w:r>
          <w:rPr>
            <w:noProof/>
            <w:webHidden/>
          </w:rPr>
          <w:fldChar w:fldCharType="begin"/>
        </w:r>
        <w:r>
          <w:rPr>
            <w:noProof/>
            <w:webHidden/>
          </w:rPr>
          <w:instrText xml:space="preserve"> PAGEREF _Toc212025135 \h </w:instrText>
        </w:r>
        <w:r>
          <w:rPr>
            <w:noProof/>
            <w:webHidden/>
          </w:rPr>
        </w:r>
        <w:r>
          <w:rPr>
            <w:noProof/>
            <w:webHidden/>
          </w:rPr>
          <w:fldChar w:fldCharType="separate"/>
        </w:r>
        <w:r w:rsidR="009245E3">
          <w:rPr>
            <w:noProof/>
            <w:webHidden/>
          </w:rPr>
          <w:t>23</w:t>
        </w:r>
        <w:r>
          <w:rPr>
            <w:noProof/>
            <w:webHidden/>
          </w:rPr>
          <w:fldChar w:fldCharType="end"/>
        </w:r>
      </w:hyperlink>
    </w:p>
    <w:p w14:paraId="4D43EFCA" w14:textId="501EDE69"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36" w:history="1">
        <w:r w:rsidRPr="009212D3">
          <w:rPr>
            <w:rStyle w:val="Hyperlink"/>
            <w:noProof/>
          </w:rPr>
          <w:t>6.5.</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Упис и испис текста</w:t>
        </w:r>
        <w:r>
          <w:rPr>
            <w:noProof/>
            <w:webHidden/>
          </w:rPr>
          <w:tab/>
        </w:r>
        <w:r>
          <w:rPr>
            <w:noProof/>
            <w:webHidden/>
          </w:rPr>
          <w:fldChar w:fldCharType="begin"/>
        </w:r>
        <w:r>
          <w:rPr>
            <w:noProof/>
            <w:webHidden/>
          </w:rPr>
          <w:instrText xml:space="preserve"> PAGEREF _Toc212025136 \h </w:instrText>
        </w:r>
        <w:r>
          <w:rPr>
            <w:noProof/>
            <w:webHidden/>
          </w:rPr>
        </w:r>
        <w:r>
          <w:rPr>
            <w:noProof/>
            <w:webHidden/>
          </w:rPr>
          <w:fldChar w:fldCharType="separate"/>
        </w:r>
        <w:r w:rsidR="009245E3">
          <w:rPr>
            <w:noProof/>
            <w:webHidden/>
          </w:rPr>
          <w:t>23</w:t>
        </w:r>
        <w:r>
          <w:rPr>
            <w:noProof/>
            <w:webHidden/>
          </w:rPr>
          <w:fldChar w:fldCharType="end"/>
        </w:r>
      </w:hyperlink>
    </w:p>
    <w:p w14:paraId="4252F3F2" w14:textId="05E38F16"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37" w:history="1">
        <w:r w:rsidRPr="009212D3">
          <w:rPr>
            <w:rStyle w:val="Hyperlink"/>
            <w:noProof/>
          </w:rPr>
          <w:t>6.6.</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Главни прозор и коришћење система</w:t>
        </w:r>
        <w:r>
          <w:rPr>
            <w:noProof/>
            <w:webHidden/>
          </w:rPr>
          <w:tab/>
        </w:r>
        <w:r>
          <w:rPr>
            <w:noProof/>
            <w:webHidden/>
          </w:rPr>
          <w:fldChar w:fldCharType="begin"/>
        </w:r>
        <w:r>
          <w:rPr>
            <w:noProof/>
            <w:webHidden/>
          </w:rPr>
          <w:instrText xml:space="preserve"> PAGEREF _Toc212025137 \h </w:instrText>
        </w:r>
        <w:r>
          <w:rPr>
            <w:noProof/>
            <w:webHidden/>
          </w:rPr>
        </w:r>
        <w:r>
          <w:rPr>
            <w:noProof/>
            <w:webHidden/>
          </w:rPr>
          <w:fldChar w:fldCharType="separate"/>
        </w:r>
        <w:r w:rsidR="009245E3">
          <w:rPr>
            <w:noProof/>
            <w:webHidden/>
          </w:rPr>
          <w:t>25</w:t>
        </w:r>
        <w:r>
          <w:rPr>
            <w:noProof/>
            <w:webHidden/>
          </w:rPr>
          <w:fldChar w:fldCharType="end"/>
        </w:r>
      </w:hyperlink>
    </w:p>
    <w:p w14:paraId="03656369" w14:textId="2117F67E"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38" w:history="1">
        <w:r w:rsidRPr="009212D3">
          <w:rPr>
            <w:rStyle w:val="Hyperlink"/>
            <w:noProof/>
          </w:rPr>
          <w:t>6.6.1.</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Креирање GUI система</w:t>
        </w:r>
        <w:r>
          <w:rPr>
            <w:noProof/>
            <w:webHidden/>
          </w:rPr>
          <w:tab/>
        </w:r>
        <w:r>
          <w:rPr>
            <w:noProof/>
            <w:webHidden/>
          </w:rPr>
          <w:fldChar w:fldCharType="begin"/>
        </w:r>
        <w:r>
          <w:rPr>
            <w:noProof/>
            <w:webHidden/>
          </w:rPr>
          <w:instrText xml:space="preserve"> PAGEREF _Toc212025138 \h </w:instrText>
        </w:r>
        <w:r>
          <w:rPr>
            <w:noProof/>
            <w:webHidden/>
          </w:rPr>
        </w:r>
        <w:r>
          <w:rPr>
            <w:noProof/>
            <w:webHidden/>
          </w:rPr>
          <w:fldChar w:fldCharType="separate"/>
        </w:r>
        <w:r w:rsidR="009245E3">
          <w:rPr>
            <w:noProof/>
            <w:webHidden/>
          </w:rPr>
          <w:t>25</w:t>
        </w:r>
        <w:r>
          <w:rPr>
            <w:noProof/>
            <w:webHidden/>
          </w:rPr>
          <w:fldChar w:fldCharType="end"/>
        </w:r>
      </w:hyperlink>
    </w:p>
    <w:p w14:paraId="63A3541C" w14:textId="5E159929" w:rsidR="003B5772" w:rsidRDefault="003B5772">
      <w:pPr>
        <w:pStyle w:val="TOC3"/>
        <w:tabs>
          <w:tab w:val="left" w:pos="1200"/>
          <w:tab w:val="right" w:leader="dot" w:pos="9628"/>
        </w:tabs>
        <w:rPr>
          <w:rFonts w:asciiTheme="minorHAnsi" w:eastAsiaTheme="minorEastAsia" w:hAnsiTheme="minorHAnsi" w:cstheme="minorBidi"/>
          <w:i w:val="0"/>
          <w:iCs w:val="0"/>
          <w:noProof/>
          <w:kern w:val="2"/>
          <w:sz w:val="24"/>
          <w:szCs w:val="24"/>
          <w:lang w:val="en-GB" w:eastAsia="en-GB"/>
          <w14:ligatures w14:val="standardContextual"/>
        </w:rPr>
      </w:pPr>
      <w:hyperlink w:anchor="_Toc212025139" w:history="1">
        <w:r w:rsidRPr="009212D3">
          <w:rPr>
            <w:rStyle w:val="Hyperlink"/>
            <w:noProof/>
          </w:rPr>
          <w:t>6.6.2.</w:t>
        </w:r>
        <w:r>
          <w:rPr>
            <w:rFonts w:asciiTheme="minorHAnsi" w:eastAsiaTheme="minorEastAsia" w:hAnsiTheme="minorHAnsi" w:cstheme="minorBidi"/>
            <w:i w:val="0"/>
            <w:iCs w:val="0"/>
            <w:noProof/>
            <w:kern w:val="2"/>
            <w:sz w:val="24"/>
            <w:szCs w:val="24"/>
            <w:lang w:val="en-GB" w:eastAsia="en-GB"/>
            <w14:ligatures w14:val="standardContextual"/>
          </w:rPr>
          <w:tab/>
        </w:r>
        <w:r w:rsidRPr="009212D3">
          <w:rPr>
            <w:rStyle w:val="Hyperlink"/>
            <w:noProof/>
          </w:rPr>
          <w:t>Комуникација између оквира</w:t>
        </w:r>
        <w:r>
          <w:rPr>
            <w:noProof/>
            <w:webHidden/>
          </w:rPr>
          <w:tab/>
        </w:r>
        <w:r>
          <w:rPr>
            <w:noProof/>
            <w:webHidden/>
          </w:rPr>
          <w:fldChar w:fldCharType="begin"/>
        </w:r>
        <w:r>
          <w:rPr>
            <w:noProof/>
            <w:webHidden/>
          </w:rPr>
          <w:instrText xml:space="preserve"> PAGEREF _Toc212025139 \h </w:instrText>
        </w:r>
        <w:r>
          <w:rPr>
            <w:noProof/>
            <w:webHidden/>
          </w:rPr>
        </w:r>
        <w:r>
          <w:rPr>
            <w:noProof/>
            <w:webHidden/>
          </w:rPr>
          <w:fldChar w:fldCharType="separate"/>
        </w:r>
        <w:r w:rsidR="009245E3">
          <w:rPr>
            <w:noProof/>
            <w:webHidden/>
          </w:rPr>
          <w:t>26</w:t>
        </w:r>
        <w:r>
          <w:rPr>
            <w:noProof/>
            <w:webHidden/>
          </w:rPr>
          <w:fldChar w:fldCharType="end"/>
        </w:r>
      </w:hyperlink>
    </w:p>
    <w:p w14:paraId="0BDEB361" w14:textId="3B261F8A"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0" w:history="1">
        <w:r w:rsidRPr="009212D3">
          <w:rPr>
            <w:rStyle w:val="Hyperlink"/>
            <w:noProof/>
          </w:rPr>
          <w:t>7.</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Тестирање функционалности и валидација резултата</w:t>
        </w:r>
        <w:r>
          <w:rPr>
            <w:noProof/>
            <w:webHidden/>
          </w:rPr>
          <w:tab/>
        </w:r>
        <w:r>
          <w:rPr>
            <w:noProof/>
            <w:webHidden/>
          </w:rPr>
          <w:fldChar w:fldCharType="begin"/>
        </w:r>
        <w:r>
          <w:rPr>
            <w:noProof/>
            <w:webHidden/>
          </w:rPr>
          <w:instrText xml:space="preserve"> PAGEREF _Toc212025140 \h </w:instrText>
        </w:r>
        <w:r>
          <w:rPr>
            <w:noProof/>
            <w:webHidden/>
          </w:rPr>
        </w:r>
        <w:r>
          <w:rPr>
            <w:noProof/>
            <w:webHidden/>
          </w:rPr>
          <w:fldChar w:fldCharType="separate"/>
        </w:r>
        <w:r w:rsidR="009245E3">
          <w:rPr>
            <w:noProof/>
            <w:webHidden/>
          </w:rPr>
          <w:t>29</w:t>
        </w:r>
        <w:r>
          <w:rPr>
            <w:noProof/>
            <w:webHidden/>
          </w:rPr>
          <w:fldChar w:fldCharType="end"/>
        </w:r>
      </w:hyperlink>
    </w:p>
    <w:p w14:paraId="799457B7" w14:textId="243926CA"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41" w:history="1">
        <w:r w:rsidRPr="009212D3">
          <w:rPr>
            <w:rStyle w:val="Hyperlink"/>
            <w:noProof/>
          </w:rPr>
          <w:t>7.1.</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Тестирање логике шифровања</w:t>
        </w:r>
        <w:r>
          <w:rPr>
            <w:noProof/>
            <w:webHidden/>
          </w:rPr>
          <w:tab/>
        </w:r>
        <w:r>
          <w:rPr>
            <w:noProof/>
            <w:webHidden/>
          </w:rPr>
          <w:fldChar w:fldCharType="begin"/>
        </w:r>
        <w:r>
          <w:rPr>
            <w:noProof/>
            <w:webHidden/>
          </w:rPr>
          <w:instrText xml:space="preserve"> PAGEREF _Toc212025141 \h </w:instrText>
        </w:r>
        <w:r>
          <w:rPr>
            <w:noProof/>
            <w:webHidden/>
          </w:rPr>
        </w:r>
        <w:r>
          <w:rPr>
            <w:noProof/>
            <w:webHidden/>
          </w:rPr>
          <w:fldChar w:fldCharType="separate"/>
        </w:r>
        <w:r w:rsidR="009245E3">
          <w:rPr>
            <w:noProof/>
            <w:webHidden/>
          </w:rPr>
          <w:t>29</w:t>
        </w:r>
        <w:r>
          <w:rPr>
            <w:noProof/>
            <w:webHidden/>
          </w:rPr>
          <w:fldChar w:fldCharType="end"/>
        </w:r>
      </w:hyperlink>
    </w:p>
    <w:p w14:paraId="4AF6129F" w14:textId="5AFEC41F"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42" w:history="1">
        <w:r w:rsidRPr="009212D3">
          <w:rPr>
            <w:rStyle w:val="Hyperlink"/>
            <w:noProof/>
          </w:rPr>
          <w:t>7.2.</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Тестирање компоненти GUI система</w:t>
        </w:r>
        <w:r>
          <w:rPr>
            <w:noProof/>
            <w:webHidden/>
          </w:rPr>
          <w:tab/>
        </w:r>
        <w:r>
          <w:rPr>
            <w:noProof/>
            <w:webHidden/>
          </w:rPr>
          <w:fldChar w:fldCharType="begin"/>
        </w:r>
        <w:r>
          <w:rPr>
            <w:noProof/>
            <w:webHidden/>
          </w:rPr>
          <w:instrText xml:space="preserve"> PAGEREF _Toc212025142 \h </w:instrText>
        </w:r>
        <w:r>
          <w:rPr>
            <w:noProof/>
            <w:webHidden/>
          </w:rPr>
        </w:r>
        <w:r>
          <w:rPr>
            <w:noProof/>
            <w:webHidden/>
          </w:rPr>
          <w:fldChar w:fldCharType="separate"/>
        </w:r>
        <w:r w:rsidR="009245E3">
          <w:rPr>
            <w:noProof/>
            <w:webHidden/>
          </w:rPr>
          <w:t>31</w:t>
        </w:r>
        <w:r>
          <w:rPr>
            <w:noProof/>
            <w:webHidden/>
          </w:rPr>
          <w:fldChar w:fldCharType="end"/>
        </w:r>
      </w:hyperlink>
    </w:p>
    <w:p w14:paraId="5D354370" w14:textId="4F5AAE99"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3" w:history="1">
        <w:r w:rsidRPr="009212D3">
          <w:rPr>
            <w:rStyle w:val="Hyperlink"/>
            <w:noProof/>
          </w:rPr>
          <w:t>8.</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Закључак</w:t>
        </w:r>
        <w:r>
          <w:rPr>
            <w:noProof/>
            <w:webHidden/>
          </w:rPr>
          <w:tab/>
        </w:r>
        <w:r>
          <w:rPr>
            <w:noProof/>
            <w:webHidden/>
          </w:rPr>
          <w:fldChar w:fldCharType="begin"/>
        </w:r>
        <w:r>
          <w:rPr>
            <w:noProof/>
            <w:webHidden/>
          </w:rPr>
          <w:instrText xml:space="preserve"> PAGEREF _Toc212025143 \h </w:instrText>
        </w:r>
        <w:r>
          <w:rPr>
            <w:noProof/>
            <w:webHidden/>
          </w:rPr>
        </w:r>
        <w:r>
          <w:rPr>
            <w:noProof/>
            <w:webHidden/>
          </w:rPr>
          <w:fldChar w:fldCharType="separate"/>
        </w:r>
        <w:r w:rsidR="009245E3">
          <w:rPr>
            <w:noProof/>
            <w:webHidden/>
          </w:rPr>
          <w:t>33</w:t>
        </w:r>
        <w:r>
          <w:rPr>
            <w:noProof/>
            <w:webHidden/>
          </w:rPr>
          <w:fldChar w:fldCharType="end"/>
        </w:r>
      </w:hyperlink>
    </w:p>
    <w:p w14:paraId="5F690C2F" w14:textId="59E4632E" w:rsidR="003B5772" w:rsidRDefault="003B5772">
      <w:pPr>
        <w:pStyle w:val="TOC1"/>
        <w:tabs>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4" w:history="1">
        <w:r w:rsidRPr="009212D3">
          <w:rPr>
            <w:rStyle w:val="Hyperlink"/>
            <w:noProof/>
          </w:rPr>
          <w:t>Литература</w:t>
        </w:r>
        <w:r>
          <w:rPr>
            <w:noProof/>
            <w:webHidden/>
          </w:rPr>
          <w:tab/>
        </w:r>
        <w:r>
          <w:rPr>
            <w:noProof/>
            <w:webHidden/>
          </w:rPr>
          <w:fldChar w:fldCharType="begin"/>
        </w:r>
        <w:r>
          <w:rPr>
            <w:noProof/>
            <w:webHidden/>
          </w:rPr>
          <w:instrText xml:space="preserve"> PAGEREF _Toc212025144 \h </w:instrText>
        </w:r>
        <w:r>
          <w:rPr>
            <w:noProof/>
            <w:webHidden/>
          </w:rPr>
        </w:r>
        <w:r>
          <w:rPr>
            <w:noProof/>
            <w:webHidden/>
          </w:rPr>
          <w:fldChar w:fldCharType="separate"/>
        </w:r>
        <w:r w:rsidR="009245E3">
          <w:rPr>
            <w:noProof/>
            <w:webHidden/>
          </w:rPr>
          <w:t>34</w:t>
        </w:r>
        <w:r>
          <w:rPr>
            <w:noProof/>
            <w:webHidden/>
          </w:rPr>
          <w:fldChar w:fldCharType="end"/>
        </w:r>
      </w:hyperlink>
    </w:p>
    <w:p w14:paraId="5C054183" w14:textId="703AD940" w:rsidR="003B5772" w:rsidRDefault="003B5772">
      <w:pPr>
        <w:pStyle w:val="TOC1"/>
        <w:tabs>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5" w:history="1">
        <w:r w:rsidRPr="009212D3">
          <w:rPr>
            <w:rStyle w:val="Hyperlink"/>
            <w:noProof/>
          </w:rPr>
          <w:t>Списак скраћеница</w:t>
        </w:r>
        <w:r>
          <w:rPr>
            <w:noProof/>
            <w:webHidden/>
          </w:rPr>
          <w:tab/>
        </w:r>
        <w:r>
          <w:rPr>
            <w:noProof/>
            <w:webHidden/>
          </w:rPr>
          <w:fldChar w:fldCharType="begin"/>
        </w:r>
        <w:r>
          <w:rPr>
            <w:noProof/>
            <w:webHidden/>
          </w:rPr>
          <w:instrText xml:space="preserve"> PAGEREF _Toc212025145 \h </w:instrText>
        </w:r>
        <w:r>
          <w:rPr>
            <w:noProof/>
            <w:webHidden/>
          </w:rPr>
        </w:r>
        <w:r>
          <w:rPr>
            <w:noProof/>
            <w:webHidden/>
          </w:rPr>
          <w:fldChar w:fldCharType="separate"/>
        </w:r>
        <w:r w:rsidR="009245E3">
          <w:rPr>
            <w:noProof/>
            <w:webHidden/>
          </w:rPr>
          <w:t>35</w:t>
        </w:r>
        <w:r>
          <w:rPr>
            <w:noProof/>
            <w:webHidden/>
          </w:rPr>
          <w:fldChar w:fldCharType="end"/>
        </w:r>
      </w:hyperlink>
    </w:p>
    <w:p w14:paraId="50AF21A5" w14:textId="43577933" w:rsidR="003B5772" w:rsidRDefault="003B5772">
      <w:pPr>
        <w:pStyle w:val="TOC1"/>
        <w:tabs>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6" w:history="1">
        <w:r w:rsidRPr="009212D3">
          <w:rPr>
            <w:rStyle w:val="Hyperlink"/>
            <w:noProof/>
          </w:rPr>
          <w:t>Списак слика</w:t>
        </w:r>
        <w:r>
          <w:rPr>
            <w:noProof/>
            <w:webHidden/>
          </w:rPr>
          <w:tab/>
        </w:r>
        <w:r>
          <w:rPr>
            <w:noProof/>
            <w:webHidden/>
          </w:rPr>
          <w:fldChar w:fldCharType="begin"/>
        </w:r>
        <w:r>
          <w:rPr>
            <w:noProof/>
            <w:webHidden/>
          </w:rPr>
          <w:instrText xml:space="preserve"> PAGEREF _Toc212025146 \h </w:instrText>
        </w:r>
        <w:r>
          <w:rPr>
            <w:noProof/>
            <w:webHidden/>
          </w:rPr>
        </w:r>
        <w:r>
          <w:rPr>
            <w:noProof/>
            <w:webHidden/>
          </w:rPr>
          <w:fldChar w:fldCharType="separate"/>
        </w:r>
        <w:r w:rsidR="009245E3">
          <w:rPr>
            <w:noProof/>
            <w:webHidden/>
          </w:rPr>
          <w:t>36</w:t>
        </w:r>
        <w:r>
          <w:rPr>
            <w:noProof/>
            <w:webHidden/>
          </w:rPr>
          <w:fldChar w:fldCharType="end"/>
        </w:r>
      </w:hyperlink>
    </w:p>
    <w:p w14:paraId="69AA95B9" w14:textId="36B6D528" w:rsidR="003B5772" w:rsidRDefault="003B5772">
      <w:pPr>
        <w:pStyle w:val="TOC1"/>
        <w:tabs>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7" w:history="1">
        <w:r w:rsidRPr="009212D3">
          <w:rPr>
            <w:rStyle w:val="Hyperlink"/>
            <w:noProof/>
          </w:rPr>
          <w:t>Списак табела</w:t>
        </w:r>
        <w:r>
          <w:rPr>
            <w:noProof/>
            <w:webHidden/>
          </w:rPr>
          <w:tab/>
        </w:r>
        <w:r>
          <w:rPr>
            <w:noProof/>
            <w:webHidden/>
          </w:rPr>
          <w:fldChar w:fldCharType="begin"/>
        </w:r>
        <w:r>
          <w:rPr>
            <w:noProof/>
            <w:webHidden/>
          </w:rPr>
          <w:instrText xml:space="preserve"> PAGEREF _Toc212025147 \h </w:instrText>
        </w:r>
        <w:r>
          <w:rPr>
            <w:noProof/>
            <w:webHidden/>
          </w:rPr>
        </w:r>
        <w:r>
          <w:rPr>
            <w:noProof/>
            <w:webHidden/>
          </w:rPr>
          <w:fldChar w:fldCharType="separate"/>
        </w:r>
        <w:r w:rsidR="009245E3">
          <w:rPr>
            <w:noProof/>
            <w:webHidden/>
          </w:rPr>
          <w:t>37</w:t>
        </w:r>
        <w:r>
          <w:rPr>
            <w:noProof/>
            <w:webHidden/>
          </w:rPr>
          <w:fldChar w:fldCharType="end"/>
        </w:r>
      </w:hyperlink>
    </w:p>
    <w:p w14:paraId="503ED1CB" w14:textId="1A449281" w:rsidR="003B5772" w:rsidRDefault="003B5772">
      <w:pPr>
        <w:pStyle w:val="TOC1"/>
        <w:tabs>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8" w:history="1">
        <w:r w:rsidRPr="009212D3">
          <w:rPr>
            <w:rStyle w:val="Hyperlink"/>
            <w:noProof/>
          </w:rPr>
          <w:t>Списак листинга</w:t>
        </w:r>
        <w:r>
          <w:rPr>
            <w:noProof/>
            <w:webHidden/>
          </w:rPr>
          <w:tab/>
        </w:r>
        <w:r>
          <w:rPr>
            <w:noProof/>
            <w:webHidden/>
          </w:rPr>
          <w:fldChar w:fldCharType="begin"/>
        </w:r>
        <w:r>
          <w:rPr>
            <w:noProof/>
            <w:webHidden/>
          </w:rPr>
          <w:instrText xml:space="preserve"> PAGEREF _Toc212025148 \h </w:instrText>
        </w:r>
        <w:r>
          <w:rPr>
            <w:noProof/>
            <w:webHidden/>
          </w:rPr>
        </w:r>
        <w:r>
          <w:rPr>
            <w:noProof/>
            <w:webHidden/>
          </w:rPr>
          <w:fldChar w:fldCharType="separate"/>
        </w:r>
        <w:r w:rsidR="009245E3">
          <w:rPr>
            <w:noProof/>
            <w:webHidden/>
          </w:rPr>
          <w:t>38</w:t>
        </w:r>
        <w:r>
          <w:rPr>
            <w:noProof/>
            <w:webHidden/>
          </w:rPr>
          <w:fldChar w:fldCharType="end"/>
        </w:r>
      </w:hyperlink>
    </w:p>
    <w:p w14:paraId="15032EB1" w14:textId="654DFC9C" w:rsidR="003B5772" w:rsidRDefault="003B5772">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212025149" w:history="1">
        <w:r w:rsidRPr="009212D3">
          <w:rPr>
            <w:rStyle w:val="Hyperlink"/>
            <w:noProof/>
          </w:rPr>
          <w:t>A.</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9212D3">
          <w:rPr>
            <w:rStyle w:val="Hyperlink"/>
            <w:noProof/>
          </w:rPr>
          <w:t>Делови програмског кода</w:t>
        </w:r>
        <w:r>
          <w:rPr>
            <w:noProof/>
            <w:webHidden/>
          </w:rPr>
          <w:tab/>
        </w:r>
        <w:r>
          <w:rPr>
            <w:noProof/>
            <w:webHidden/>
          </w:rPr>
          <w:fldChar w:fldCharType="begin"/>
        </w:r>
        <w:r>
          <w:rPr>
            <w:noProof/>
            <w:webHidden/>
          </w:rPr>
          <w:instrText xml:space="preserve"> PAGEREF _Toc212025149 \h </w:instrText>
        </w:r>
        <w:r>
          <w:rPr>
            <w:noProof/>
            <w:webHidden/>
          </w:rPr>
        </w:r>
        <w:r>
          <w:rPr>
            <w:noProof/>
            <w:webHidden/>
          </w:rPr>
          <w:fldChar w:fldCharType="separate"/>
        </w:r>
        <w:r w:rsidR="009245E3">
          <w:rPr>
            <w:noProof/>
            <w:webHidden/>
          </w:rPr>
          <w:t>39</w:t>
        </w:r>
        <w:r>
          <w:rPr>
            <w:noProof/>
            <w:webHidden/>
          </w:rPr>
          <w:fldChar w:fldCharType="end"/>
        </w:r>
      </w:hyperlink>
    </w:p>
    <w:p w14:paraId="3622FCE4" w14:textId="7DB88CE2"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50" w:history="1">
        <w:r w:rsidRPr="009212D3">
          <w:rPr>
            <w:rStyle w:val="Hyperlink"/>
            <w:noProof/>
          </w:rPr>
          <w:t>A.1.</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Метода шифровања слова</w:t>
        </w:r>
        <w:r>
          <w:rPr>
            <w:noProof/>
            <w:webHidden/>
          </w:rPr>
          <w:tab/>
        </w:r>
        <w:r>
          <w:rPr>
            <w:noProof/>
            <w:webHidden/>
          </w:rPr>
          <w:fldChar w:fldCharType="begin"/>
        </w:r>
        <w:r>
          <w:rPr>
            <w:noProof/>
            <w:webHidden/>
          </w:rPr>
          <w:instrText xml:space="preserve"> PAGEREF _Toc212025150 \h </w:instrText>
        </w:r>
        <w:r>
          <w:rPr>
            <w:noProof/>
            <w:webHidden/>
          </w:rPr>
        </w:r>
        <w:r>
          <w:rPr>
            <w:noProof/>
            <w:webHidden/>
          </w:rPr>
          <w:fldChar w:fldCharType="separate"/>
        </w:r>
        <w:r w:rsidR="009245E3">
          <w:rPr>
            <w:noProof/>
            <w:webHidden/>
          </w:rPr>
          <w:t>39</w:t>
        </w:r>
        <w:r>
          <w:rPr>
            <w:noProof/>
            <w:webHidden/>
          </w:rPr>
          <w:fldChar w:fldCharType="end"/>
        </w:r>
      </w:hyperlink>
    </w:p>
    <w:p w14:paraId="774C8054" w14:textId="565E3639"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51" w:history="1">
        <w:r w:rsidRPr="009212D3">
          <w:rPr>
            <w:rStyle w:val="Hyperlink"/>
            <w:noProof/>
          </w:rPr>
          <w:t>A.2.</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Метода стварања конекције на прикључној табли</w:t>
        </w:r>
        <w:r>
          <w:rPr>
            <w:noProof/>
            <w:webHidden/>
          </w:rPr>
          <w:tab/>
        </w:r>
        <w:r>
          <w:rPr>
            <w:noProof/>
            <w:webHidden/>
          </w:rPr>
          <w:fldChar w:fldCharType="begin"/>
        </w:r>
        <w:r>
          <w:rPr>
            <w:noProof/>
            <w:webHidden/>
          </w:rPr>
          <w:instrText xml:space="preserve"> PAGEREF _Toc212025151 \h </w:instrText>
        </w:r>
        <w:r>
          <w:rPr>
            <w:noProof/>
            <w:webHidden/>
          </w:rPr>
        </w:r>
        <w:r>
          <w:rPr>
            <w:noProof/>
            <w:webHidden/>
          </w:rPr>
          <w:fldChar w:fldCharType="separate"/>
        </w:r>
        <w:r w:rsidR="009245E3">
          <w:rPr>
            <w:noProof/>
            <w:webHidden/>
          </w:rPr>
          <w:t>40</w:t>
        </w:r>
        <w:r>
          <w:rPr>
            <w:noProof/>
            <w:webHidden/>
          </w:rPr>
          <w:fldChar w:fldCharType="end"/>
        </w:r>
      </w:hyperlink>
    </w:p>
    <w:p w14:paraId="4CE41DFC" w14:textId="49A0837C"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52" w:history="1">
        <w:r w:rsidRPr="009212D3">
          <w:rPr>
            <w:rStyle w:val="Hyperlink"/>
            <w:noProof/>
          </w:rPr>
          <w:t>A.3.</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Метода </w:t>
        </w:r>
        <w:r w:rsidRPr="009212D3">
          <w:rPr>
            <w:rStyle w:val="Hyperlink"/>
            <w:i/>
            <w:iCs/>
            <w:noProof/>
          </w:rPr>
          <w:t>setup_machine</w:t>
        </w:r>
        <w:r>
          <w:rPr>
            <w:noProof/>
            <w:webHidden/>
          </w:rPr>
          <w:tab/>
        </w:r>
        <w:r>
          <w:rPr>
            <w:noProof/>
            <w:webHidden/>
          </w:rPr>
          <w:fldChar w:fldCharType="begin"/>
        </w:r>
        <w:r>
          <w:rPr>
            <w:noProof/>
            <w:webHidden/>
          </w:rPr>
          <w:instrText xml:space="preserve"> PAGEREF _Toc212025152 \h </w:instrText>
        </w:r>
        <w:r>
          <w:rPr>
            <w:noProof/>
            <w:webHidden/>
          </w:rPr>
        </w:r>
        <w:r>
          <w:rPr>
            <w:noProof/>
            <w:webHidden/>
          </w:rPr>
          <w:fldChar w:fldCharType="separate"/>
        </w:r>
        <w:r w:rsidR="009245E3">
          <w:rPr>
            <w:noProof/>
            <w:webHidden/>
          </w:rPr>
          <w:t>42</w:t>
        </w:r>
        <w:r>
          <w:rPr>
            <w:noProof/>
            <w:webHidden/>
          </w:rPr>
          <w:fldChar w:fldCharType="end"/>
        </w:r>
      </w:hyperlink>
    </w:p>
    <w:p w14:paraId="665F35F8" w14:textId="2BF96F28"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53" w:history="1">
        <w:r w:rsidRPr="009212D3">
          <w:rPr>
            <w:rStyle w:val="Hyperlink"/>
            <w:noProof/>
          </w:rPr>
          <w:t>A.4.</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Метода </w:t>
        </w:r>
        <w:r w:rsidRPr="009212D3">
          <w:rPr>
            <w:rStyle w:val="Hyperlink"/>
            <w:i/>
            <w:iCs/>
            <w:noProof/>
          </w:rPr>
          <w:t>on_key_press</w:t>
        </w:r>
        <w:r>
          <w:rPr>
            <w:noProof/>
            <w:webHidden/>
          </w:rPr>
          <w:tab/>
        </w:r>
        <w:r>
          <w:rPr>
            <w:noProof/>
            <w:webHidden/>
          </w:rPr>
          <w:fldChar w:fldCharType="begin"/>
        </w:r>
        <w:r>
          <w:rPr>
            <w:noProof/>
            <w:webHidden/>
          </w:rPr>
          <w:instrText xml:space="preserve"> PAGEREF _Toc212025153 \h </w:instrText>
        </w:r>
        <w:r>
          <w:rPr>
            <w:noProof/>
            <w:webHidden/>
          </w:rPr>
        </w:r>
        <w:r>
          <w:rPr>
            <w:noProof/>
            <w:webHidden/>
          </w:rPr>
          <w:fldChar w:fldCharType="separate"/>
        </w:r>
        <w:r w:rsidR="009245E3">
          <w:rPr>
            <w:noProof/>
            <w:webHidden/>
          </w:rPr>
          <w:t>44</w:t>
        </w:r>
        <w:r>
          <w:rPr>
            <w:noProof/>
            <w:webHidden/>
          </w:rPr>
          <w:fldChar w:fldCharType="end"/>
        </w:r>
      </w:hyperlink>
    </w:p>
    <w:p w14:paraId="6DA65ABC" w14:textId="39C94477" w:rsidR="003B5772" w:rsidRDefault="003B5772">
      <w:pPr>
        <w:pStyle w:val="TOC2"/>
        <w:tabs>
          <w:tab w:val="left" w:pos="960"/>
          <w:tab w:val="right" w:leader="dot" w:pos="9628"/>
        </w:tabs>
        <w:rPr>
          <w:rFonts w:asciiTheme="minorHAnsi" w:eastAsiaTheme="minorEastAsia" w:hAnsiTheme="minorHAnsi" w:cstheme="minorBidi"/>
          <w:smallCaps w:val="0"/>
          <w:noProof/>
          <w:kern w:val="2"/>
          <w:sz w:val="24"/>
          <w:szCs w:val="24"/>
          <w:lang w:val="en-GB" w:eastAsia="en-GB"/>
          <w14:ligatures w14:val="standardContextual"/>
        </w:rPr>
      </w:pPr>
      <w:hyperlink w:anchor="_Toc212025154" w:history="1">
        <w:r w:rsidRPr="009212D3">
          <w:rPr>
            <w:rStyle w:val="Hyperlink"/>
            <w:noProof/>
          </w:rPr>
          <w:t>A.5.</w:t>
        </w:r>
        <w:r>
          <w:rPr>
            <w:rFonts w:asciiTheme="minorHAnsi" w:eastAsiaTheme="minorEastAsia" w:hAnsiTheme="minorHAnsi" w:cstheme="minorBidi"/>
            <w:smallCaps w:val="0"/>
            <w:noProof/>
            <w:kern w:val="2"/>
            <w:sz w:val="24"/>
            <w:szCs w:val="24"/>
            <w:lang w:val="en-GB" w:eastAsia="en-GB"/>
            <w14:ligatures w14:val="standardContextual"/>
          </w:rPr>
          <w:tab/>
        </w:r>
        <w:r w:rsidRPr="009212D3">
          <w:rPr>
            <w:rStyle w:val="Hyperlink"/>
            <w:noProof/>
          </w:rPr>
          <w:t xml:space="preserve">Тест функција </w:t>
        </w:r>
        <w:r w:rsidRPr="009212D3">
          <w:rPr>
            <w:rStyle w:val="Hyperlink"/>
            <w:i/>
            <w:iCs/>
            <w:noProof/>
          </w:rPr>
          <w:t>test_rotor</w:t>
        </w:r>
        <w:r>
          <w:rPr>
            <w:noProof/>
            <w:webHidden/>
          </w:rPr>
          <w:tab/>
        </w:r>
        <w:r>
          <w:rPr>
            <w:noProof/>
            <w:webHidden/>
          </w:rPr>
          <w:fldChar w:fldCharType="begin"/>
        </w:r>
        <w:r>
          <w:rPr>
            <w:noProof/>
            <w:webHidden/>
          </w:rPr>
          <w:instrText xml:space="preserve"> PAGEREF _Toc212025154 \h </w:instrText>
        </w:r>
        <w:r>
          <w:rPr>
            <w:noProof/>
            <w:webHidden/>
          </w:rPr>
        </w:r>
        <w:r>
          <w:rPr>
            <w:noProof/>
            <w:webHidden/>
          </w:rPr>
          <w:fldChar w:fldCharType="separate"/>
        </w:r>
        <w:r w:rsidR="009245E3">
          <w:rPr>
            <w:noProof/>
            <w:webHidden/>
          </w:rPr>
          <w:t>45</w:t>
        </w:r>
        <w:r>
          <w:rPr>
            <w:noProof/>
            <w:webHidden/>
          </w:rPr>
          <w:fldChar w:fldCharType="end"/>
        </w:r>
      </w:hyperlink>
    </w:p>
    <w:p w14:paraId="6D8B05F3" w14:textId="21F3D0DD" w:rsidR="001551E5" w:rsidRPr="00942891" w:rsidRDefault="00373101" w:rsidP="002079CF">
      <w:pPr>
        <w:pStyle w:val="TOC3"/>
        <w:tabs>
          <w:tab w:val="left" w:pos="1440"/>
          <w:tab w:val="right" w:leader="dot" w:pos="9628"/>
        </w:tabs>
        <w:sectPr w:rsidR="001551E5" w:rsidRPr="00942891"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r w:rsidRPr="00942891">
        <w:fldChar w:fldCharType="end"/>
      </w:r>
    </w:p>
    <w:p w14:paraId="09702CCC" w14:textId="77777777" w:rsidR="00F06BB2" w:rsidRPr="00942891" w:rsidRDefault="001551E5" w:rsidP="00E7161C">
      <w:pPr>
        <w:pStyle w:val="Inivonaslova-Poglavlje"/>
        <w:rPr>
          <w:lang w:val="sr-Cyrl-RS"/>
        </w:rPr>
      </w:pPr>
      <w:bookmarkStart w:id="2" w:name="_Toc254342941"/>
      <w:r w:rsidRPr="00942891">
        <w:rPr>
          <w:lang w:val="sr-Cyrl-RS"/>
        </w:rPr>
        <w:lastRenderedPageBreak/>
        <w:t xml:space="preserve"> </w:t>
      </w:r>
      <w:bookmarkStart w:id="3" w:name="_Toc212025099"/>
      <w:r w:rsidR="006412E1" w:rsidRPr="00942891">
        <w:rPr>
          <w:lang w:val="sr-Cyrl-RS"/>
        </w:rPr>
        <w:t>Увод</w:t>
      </w:r>
      <w:bookmarkEnd w:id="3"/>
      <w:r w:rsidR="00E7161C" w:rsidRPr="00942891">
        <w:rPr>
          <w:lang w:val="sr-Cyrl-RS"/>
        </w:rPr>
        <w:t xml:space="preserve"> </w:t>
      </w:r>
    </w:p>
    <w:p w14:paraId="55F0FCE8" w14:textId="55B0A534" w:rsidR="008B35D4" w:rsidRPr="00BC1157" w:rsidRDefault="007610AE" w:rsidP="00BC1157">
      <w:pPr>
        <w:pStyle w:val="Osnovnitekst"/>
      </w:pPr>
      <w:r w:rsidRPr="00BC1157">
        <w:t xml:space="preserve">Криптографија, наука која се бави методима очувања тајности информација, имала је кључну улогу у развоју комуникација кроз историју. </w:t>
      </w:r>
      <w:r w:rsidR="00BA50EA" w:rsidRPr="00BC1157">
        <w:t xml:space="preserve">Од античких цивилизација до савремених рачунарских система, потреба за заштитом поверљивих података остала је непромењена. </w:t>
      </w:r>
      <w:r w:rsidR="008B35D4" w:rsidRPr="00BC1157">
        <w:t xml:space="preserve">Основна сврха криптографије је одувек </w:t>
      </w:r>
      <w:r w:rsidR="009215AB">
        <w:rPr>
          <w:lang w:val="sr-Cyrl-RS"/>
        </w:rPr>
        <w:t xml:space="preserve">била </w:t>
      </w:r>
      <w:r w:rsidR="008B35D4" w:rsidRPr="00BC1157">
        <w:t>иста – очување поверљивости и интегритета информација – начини на који се тај циљ остварује постали су изузетно софистицирани.</w:t>
      </w:r>
    </w:p>
    <w:p w14:paraId="2F7348C8" w14:textId="6F1D6678" w:rsidR="007610AE" w:rsidRPr="00BC1157" w:rsidRDefault="00BA50EA" w:rsidP="00BC1157">
      <w:pPr>
        <w:pStyle w:val="Osnovnitekst"/>
      </w:pPr>
      <w:r w:rsidRPr="00BC1157">
        <w:t xml:space="preserve">Један од најпознатијих примера примене криптографије у пракси јесте Енигма машина, коју </w:t>
      </w:r>
      <w:r w:rsidR="0058092C" w:rsidRPr="00BC1157">
        <w:t>је</w:t>
      </w:r>
      <w:r w:rsidRPr="00BC1157">
        <w:t xml:space="preserve"> током</w:t>
      </w:r>
      <w:r w:rsidR="00717534" w:rsidRPr="00BC1157">
        <w:t xml:space="preserve"> Другог</w:t>
      </w:r>
      <w:r w:rsidRPr="00BC1157">
        <w:t xml:space="preserve"> светског рата користи</w:t>
      </w:r>
      <w:r w:rsidR="0058092C" w:rsidRPr="00BC1157">
        <w:t>о Вермахт,</w:t>
      </w:r>
      <w:r w:rsidRPr="00BC1157">
        <w:t xml:space="preserve"> оружане снаге нацистичке Немачке. Реч </w:t>
      </w:r>
      <w:r w:rsidR="0058092C" w:rsidRPr="00BC1157">
        <w:t>е</w:t>
      </w:r>
      <w:r w:rsidRPr="00BC1157">
        <w:t>нигма</w:t>
      </w:r>
      <w:r w:rsidR="0058092C" w:rsidRPr="00BC1157">
        <w:t xml:space="preserve"> потиче из грчког језика и значи „загоне</w:t>
      </w:r>
      <w:r w:rsidR="00717534" w:rsidRPr="00BC1157">
        <w:t>т</w:t>
      </w:r>
      <w:r w:rsidR="0058092C" w:rsidRPr="00BC1157">
        <w:t xml:space="preserve">ка“, </w:t>
      </w:r>
      <w:r w:rsidR="003F4DD0" w:rsidRPr="00BC1157">
        <w:t>те</w:t>
      </w:r>
      <w:r w:rsidR="0058092C" w:rsidRPr="00BC1157">
        <w:t xml:space="preserve"> као таква представља савршено име за симбол напредне криптографије свог времена. Иако је </w:t>
      </w:r>
      <w:r w:rsidR="00D35261" w:rsidRPr="00BC1157">
        <w:t>одликују</w:t>
      </w:r>
      <w:r w:rsidR="0058092C" w:rsidRPr="00BC1157">
        <w:t xml:space="preserve"> велика комплексност и привидна нерањивост, ипак</w:t>
      </w:r>
      <w:r w:rsidR="008036B1" w:rsidRPr="00BC1157">
        <w:t xml:space="preserve"> је</w:t>
      </w:r>
      <w:r w:rsidR="0058092C" w:rsidRPr="00BC1157">
        <w:t xml:space="preserve"> била дешифрована, чиме је направљен један од најзначајнијих пробоја у историји криптоанализе. Дешифровање Енигме </w:t>
      </w:r>
      <w:r w:rsidR="00AD5120" w:rsidRPr="00BC1157">
        <w:t xml:space="preserve">је </w:t>
      </w:r>
      <w:r w:rsidR="0058092C" w:rsidRPr="00BC1157">
        <w:t>у великој мери</w:t>
      </w:r>
      <w:r w:rsidR="00BF2F42" w:rsidRPr="00BC1157">
        <w:t xml:space="preserve"> </w:t>
      </w:r>
      <w:r w:rsidR="0058092C" w:rsidRPr="00BC1157">
        <w:t>утицало на ток рата, скратило његово трајање и спасило бројне животе.</w:t>
      </w:r>
      <w:r w:rsidR="000C43C7" w:rsidRPr="00BC1157">
        <w:t xml:space="preserve"> </w:t>
      </w:r>
    </w:p>
    <w:p w14:paraId="670770DB" w14:textId="0D3DEF4C" w:rsidR="00AD486B" w:rsidRPr="00BC1157" w:rsidRDefault="00BF2F42" w:rsidP="00BC1157">
      <w:pPr>
        <w:pStyle w:val="Osnovnitekst"/>
      </w:pPr>
      <w:r w:rsidRPr="00BC1157">
        <w:t>Циљ овог дипломског рада је</w:t>
      </w:r>
      <w:r w:rsidR="009215AB">
        <w:rPr>
          <w:lang w:val="sr-Cyrl-RS"/>
        </w:rPr>
        <w:t>сте</w:t>
      </w:r>
      <w:r w:rsidRPr="00BC1157">
        <w:t xml:space="preserve"> развој софтверског симулатора Енигма машине који на интуитиван и визуелно приступачан начин имитира рад оригиналне машине. </w:t>
      </w:r>
      <w:r w:rsidR="002D6985" w:rsidRPr="00BC1157">
        <w:t>Као такав</w:t>
      </w:r>
      <w:r w:rsidR="00C80625" w:rsidRPr="00BC1157">
        <w:t xml:space="preserve">, </w:t>
      </w:r>
      <w:r w:rsidRPr="00BC1157">
        <w:t>сложен механизам шифровања Енигма машине приближ</w:t>
      </w:r>
      <w:r w:rsidR="00C80625" w:rsidRPr="00BC1157">
        <w:t>ава се</w:t>
      </w:r>
      <w:r w:rsidRPr="00BC1157">
        <w:t xml:space="preserve"> ширем аудиторијуму. </w:t>
      </w:r>
      <w:r w:rsidR="004C0C3D" w:rsidRPr="00BC1157">
        <w:t xml:space="preserve">Идеја је да се симулатор </w:t>
      </w:r>
      <w:r w:rsidR="00BD545D" w:rsidRPr="00BC1157">
        <w:t>користи у едукативне сврхе</w:t>
      </w:r>
      <w:r w:rsidR="00C80625" w:rsidRPr="00BC1157">
        <w:t>,</w:t>
      </w:r>
      <w:r w:rsidR="00BD545D" w:rsidRPr="00BC1157">
        <w:t xml:space="preserve"> као</w:t>
      </w:r>
      <w:r w:rsidR="00C80625" w:rsidRPr="00BC1157">
        <w:t xml:space="preserve"> средств</w:t>
      </w:r>
      <w:r w:rsidR="00BD545D" w:rsidRPr="00BC1157">
        <w:t>о</w:t>
      </w:r>
      <w:r w:rsidR="00C80625" w:rsidRPr="00BC1157">
        <w:t xml:space="preserve"> за демонстрац</w:t>
      </w:r>
      <w:r w:rsidR="00381FB1" w:rsidRPr="00BC1157">
        <w:t>ију функционисања Енигме и за појашњење кључних криптографских појмова</w:t>
      </w:r>
      <w:r w:rsidR="00EA4A36" w:rsidRPr="00BC1157">
        <w:t>. Симулатор је развијен у модуларној архитектури, што га чини погодним за будућа проширења и надоградњ</w:t>
      </w:r>
      <w:r w:rsidR="00D7592E" w:rsidRPr="00BC1157">
        <w:t>е.</w:t>
      </w:r>
    </w:p>
    <w:p w14:paraId="21EAC713" w14:textId="2FA59F1B" w:rsidR="00F06BB2" w:rsidRPr="00BC1157" w:rsidRDefault="002D0E72" w:rsidP="00BC1157">
      <w:pPr>
        <w:pStyle w:val="Osnovnitekst"/>
      </w:pPr>
      <w:r w:rsidRPr="00BC1157">
        <w:t>У другом поглављу овог документа биће описани кључни појмови из области криптографије, као и основни принципи на којима се заснива заштита података. Пажња ће бити усмерена на развој криптографије као научне дисциплине, као и на терминологију која је неопходна за разумевање савремених и историјских система за шифровање.</w:t>
      </w:r>
      <w:r w:rsidR="0057012E" w:rsidRPr="00BC1157">
        <w:t xml:space="preserve"> Циљ поглавља је </w:t>
      </w:r>
      <w:r w:rsidR="00313ED5" w:rsidRPr="00BC1157">
        <w:t>упознавање читаоца са основним правилима и врстама шифровања података, неопходних за разумевање рада Енигма машине</w:t>
      </w:r>
      <w:r w:rsidRPr="00BC1157">
        <w:t>.</w:t>
      </w:r>
    </w:p>
    <w:p w14:paraId="6ABA5237" w14:textId="4EE9E4B5" w:rsidR="00AD486B" w:rsidRPr="00BC1157" w:rsidRDefault="002D0E72" w:rsidP="00BC1157">
      <w:pPr>
        <w:pStyle w:val="Osnovnitekst"/>
      </w:pPr>
      <w:r w:rsidRPr="00BC1157">
        <w:t>У трећем поглављу детаљно је приказан историјат саме Енигме, као и технички опис компоненти и процеса шифровања</w:t>
      </w:r>
      <w:r w:rsidR="00C319B7" w:rsidRPr="00BC1157">
        <w:t>.</w:t>
      </w:r>
      <w:r w:rsidRPr="00BC1157">
        <w:t xml:space="preserve"> Овај део рада фокусира се на механички и електрични аспект машине</w:t>
      </w:r>
      <w:r w:rsidR="00646010" w:rsidRPr="00BC1157">
        <w:t>. Такође, биће објашњене и све предности и мане оваквог начина шифровања.</w:t>
      </w:r>
    </w:p>
    <w:p w14:paraId="49AB3037" w14:textId="5629E503" w:rsidR="00895A64" w:rsidRPr="00BC1157" w:rsidRDefault="00646010" w:rsidP="00BC1157">
      <w:pPr>
        <w:pStyle w:val="Osnovnitekst"/>
      </w:pPr>
      <w:r w:rsidRPr="00BC1157">
        <w:t>Четврто поглавље</w:t>
      </w:r>
      <w:r w:rsidR="00895A64" w:rsidRPr="00BC1157">
        <w:t xml:space="preserve"> служи </w:t>
      </w:r>
      <w:r w:rsidR="00975DA8" w:rsidRPr="00BC1157">
        <w:t xml:space="preserve">за опис технологија коришћених за израду симулатора. </w:t>
      </w:r>
      <w:r w:rsidR="00B869DA" w:rsidRPr="00BC1157">
        <w:t>Представљени су сви алати неопходни за правилно функционисање симулатора, уз посебан осврт на разлоге њиховог избора. Овакав приступ омогућава боље разумевање како су изабрани алати допринели ефикасној и квалитетној реализацији пројекта.</w:t>
      </w:r>
    </w:p>
    <w:p w14:paraId="6AEEFFCC" w14:textId="598DA9F1" w:rsidR="00646010" w:rsidRPr="00BC1157" w:rsidRDefault="0025756D" w:rsidP="00BC1157">
      <w:pPr>
        <w:pStyle w:val="Osnovnitekst"/>
      </w:pPr>
      <w:r w:rsidRPr="00BC1157">
        <w:t xml:space="preserve">Детаљан опис софтверске имплементације механизма машине описан је у </w:t>
      </w:r>
      <w:r w:rsidR="00646010" w:rsidRPr="00BC1157">
        <w:t>петом</w:t>
      </w:r>
      <w:r w:rsidR="0086637C" w:rsidRPr="00BC1157">
        <w:t xml:space="preserve"> поглављу</w:t>
      </w:r>
      <w:r w:rsidR="00646010" w:rsidRPr="00BC1157">
        <w:t>.</w:t>
      </w:r>
      <w:r w:rsidR="0086637C" w:rsidRPr="00BC1157">
        <w:t xml:space="preserve"> </w:t>
      </w:r>
      <w:r w:rsidR="00646010" w:rsidRPr="00BC1157">
        <w:t xml:space="preserve">Представљена је структура кода, као и логика иза главних класа и </w:t>
      </w:r>
      <w:r w:rsidR="00012CCF" w:rsidRPr="00BC1157">
        <w:t>њихових међусобних односа</w:t>
      </w:r>
      <w:r w:rsidR="00646010" w:rsidRPr="00BC1157">
        <w:t xml:space="preserve">. </w:t>
      </w:r>
      <w:r w:rsidR="00012CCF" w:rsidRPr="00BC1157">
        <w:t>Б</w:t>
      </w:r>
      <w:r w:rsidR="00646010" w:rsidRPr="00BC1157">
        <w:t xml:space="preserve">иће објашњено на који </w:t>
      </w:r>
      <w:r w:rsidR="00012CCF" w:rsidRPr="00BC1157">
        <w:t xml:space="preserve">начин </w:t>
      </w:r>
      <w:r w:rsidR="00646010" w:rsidRPr="00BC1157">
        <w:t>су</w:t>
      </w:r>
      <w:r w:rsidR="00012CCF" w:rsidRPr="00BC1157">
        <w:t xml:space="preserve"> </w:t>
      </w:r>
      <w:r w:rsidR="00646010" w:rsidRPr="00BC1157">
        <w:t>моделиране појединачне компоненте оригиналне машине у дигиталном облику</w:t>
      </w:r>
      <w:r w:rsidR="00E30964" w:rsidRPr="00BC1157">
        <w:t>.</w:t>
      </w:r>
      <w:r w:rsidR="00646010" w:rsidRPr="00BC1157">
        <w:t xml:space="preserve"> </w:t>
      </w:r>
      <w:r w:rsidR="00012CCF" w:rsidRPr="00BC1157">
        <w:t>Посебан акценат стављен је</w:t>
      </w:r>
      <w:r w:rsidR="009215AB">
        <w:rPr>
          <w:lang w:val="sr-Cyrl-RS"/>
        </w:rPr>
        <w:t xml:space="preserve"> на</w:t>
      </w:r>
      <w:r w:rsidR="00012CCF" w:rsidRPr="00BC1157">
        <w:t xml:space="preserve"> кретање сигнала кроз систем и његову промену кроз различите компоненте машине, што омогућава верну симулацију процеса шифровања.</w:t>
      </w:r>
    </w:p>
    <w:p w14:paraId="21444DA4" w14:textId="77777777" w:rsidR="00012CCF" w:rsidRPr="00BC1157" w:rsidRDefault="00012CCF" w:rsidP="00BC1157">
      <w:pPr>
        <w:pStyle w:val="Osnovnitekst"/>
      </w:pPr>
    </w:p>
    <w:p w14:paraId="7A012FD8" w14:textId="13FDE4F7" w:rsidR="00E30964" w:rsidRPr="00BC1157" w:rsidRDefault="00646010" w:rsidP="00BC1157">
      <w:pPr>
        <w:pStyle w:val="Osnovnitekst"/>
      </w:pPr>
      <w:r w:rsidRPr="00BC1157">
        <w:t>Шесто поглавље</w:t>
      </w:r>
      <w:r w:rsidR="00860D62" w:rsidRPr="00BC1157">
        <w:t xml:space="preserve"> </w:t>
      </w:r>
      <w:r w:rsidR="00012CCF" w:rsidRPr="00BC1157">
        <w:t>бави се графичким корисничким интерфејсом симулатора и начином на који корисник интерагује са програмом</w:t>
      </w:r>
      <w:r w:rsidR="00833B60" w:rsidRPr="00BC1157">
        <w:t>.</w:t>
      </w:r>
      <w:r w:rsidR="00012CCF" w:rsidRPr="00BC1157">
        <w:t xml:space="preserve"> Биће описани кључни елементи интерфејса као што су </w:t>
      </w:r>
      <w:r w:rsidR="00295429">
        <w:rPr>
          <w:lang w:val="sr-Cyrl-RS"/>
        </w:rPr>
        <w:t>падајући</w:t>
      </w:r>
      <w:r w:rsidR="00012CCF" w:rsidRPr="00BC1157">
        <w:t xml:space="preserve"> менији за компоненте, дугмад за покретање симулације, као и оквири који служе за бољи визуелни приказ тока шифровања. Нагласак је на јасноћи и једноставности употребе, како би се на што лакши начин омогућило разумевање процеса шифровања.</w:t>
      </w:r>
      <w:r w:rsidRPr="00BC1157">
        <w:t xml:space="preserve"> </w:t>
      </w:r>
    </w:p>
    <w:p w14:paraId="02BF1B39" w14:textId="13AB18AB" w:rsidR="00845809" w:rsidRPr="00BC1157" w:rsidRDefault="00012CCF" w:rsidP="00BC1157">
      <w:pPr>
        <w:pStyle w:val="Osnovnitekst"/>
      </w:pPr>
      <w:r w:rsidRPr="00BC1157">
        <w:t>У седмом поглављу детаљно је описано тестирање симулатора и верификациј</w:t>
      </w:r>
      <w:r w:rsidR="005D215B" w:rsidRPr="00BC1157">
        <w:t>а</w:t>
      </w:r>
      <w:r w:rsidRPr="00BC1157">
        <w:t xml:space="preserve"> његове функционалности</w:t>
      </w:r>
      <w:r w:rsidR="004410BB" w:rsidRPr="00BC1157">
        <w:t>.</w:t>
      </w:r>
      <w:r w:rsidRPr="00BC1157">
        <w:t xml:space="preserve"> Рад симулатора тестиран је уз помоћ имплементираних тестова, самосталном провером свих компоненти графичког корисничког интерфејса, као и  упоређивањем резултата са резултатима симулатора доступних на интернету. Анализиране су могуће грешке и </w:t>
      </w:r>
      <w:r w:rsidR="005D215B" w:rsidRPr="00BC1157">
        <w:t>предложене мере за побољшање целокупног система.</w:t>
      </w:r>
    </w:p>
    <w:p w14:paraId="58E4D2BC" w14:textId="43C81A99" w:rsidR="004410BB" w:rsidRPr="00BC1157" w:rsidRDefault="004410BB" w:rsidP="00BC1157">
      <w:pPr>
        <w:pStyle w:val="Osnovnitekst"/>
      </w:pPr>
      <w:r w:rsidRPr="00BC1157">
        <w:t>На</w:t>
      </w:r>
      <w:r w:rsidR="005D215B" w:rsidRPr="00BC1157">
        <w:t xml:space="preserve"> самом</w:t>
      </w:r>
      <w:r w:rsidRPr="00BC1157">
        <w:t xml:space="preserve"> крају, </w:t>
      </w:r>
      <w:r w:rsidR="005D215B" w:rsidRPr="00BC1157">
        <w:t>осмо поглавље доноси закључак и даје целовит осврт на рад</w:t>
      </w:r>
      <w:r w:rsidR="007113C6" w:rsidRPr="00BC1157">
        <w:t>.</w:t>
      </w:r>
      <w:r w:rsidR="005D215B" w:rsidRPr="00BC1157">
        <w:t xml:space="preserve"> У овом делу сумирани су најважнији резултати, са </w:t>
      </w:r>
      <w:r w:rsidR="00B869DA" w:rsidRPr="00BC1157">
        <w:t xml:space="preserve">посебним нагласком </w:t>
      </w:r>
      <w:r w:rsidR="005D215B" w:rsidRPr="00BC1157">
        <w:t>на сличност механизма са оригиналном машином. Такође,</w:t>
      </w:r>
      <w:r w:rsidR="00B869DA" w:rsidRPr="00BC1157">
        <w:t xml:space="preserve"> изнет је предлог за даљи развој и побољшање симулатора у будућности</w:t>
      </w:r>
      <w:r w:rsidR="005D215B" w:rsidRPr="00BC1157">
        <w:t>.</w:t>
      </w:r>
    </w:p>
    <w:p w14:paraId="46E3D774" w14:textId="68471BEC" w:rsidR="00F06BB2" w:rsidRPr="00942891" w:rsidRDefault="00F06BB2" w:rsidP="002E288B">
      <w:pPr>
        <w:pStyle w:val="Inivonaslova-Poglavlje"/>
        <w:rPr>
          <w:lang w:val="sr-Cyrl-RS"/>
        </w:rPr>
      </w:pPr>
      <w:r w:rsidRPr="00942891">
        <w:rPr>
          <w:lang w:val="sr-Cyrl-RS"/>
        </w:rPr>
        <w:lastRenderedPageBreak/>
        <w:t xml:space="preserve"> </w:t>
      </w:r>
      <w:bookmarkStart w:id="4" w:name="_Toc212025100"/>
      <w:r w:rsidR="00995B2C" w:rsidRPr="00942891">
        <w:rPr>
          <w:lang w:val="sr-Cyrl-RS"/>
        </w:rPr>
        <w:t>Теоријски оквир криптографије</w:t>
      </w:r>
      <w:bookmarkEnd w:id="4"/>
    </w:p>
    <w:p w14:paraId="2DCD55C8" w14:textId="2F2829DE" w:rsidR="00995B2C" w:rsidRPr="00942891" w:rsidRDefault="00995B2C" w:rsidP="00995B2C">
      <w:pPr>
        <w:pStyle w:val="Osnovnitekst"/>
        <w:rPr>
          <w:lang w:val="sr-Cyrl-RS"/>
        </w:rPr>
      </w:pPr>
      <w:r w:rsidRPr="00942891">
        <w:rPr>
          <w:lang w:val="sr-Cyrl-RS"/>
        </w:rPr>
        <w:t xml:space="preserve">Криптографија је научна дисциплина која се бави проучавањем метода за слање порука у таквом облику да их само онај коме су намењене може прочитати. Сама реч </w:t>
      </w:r>
      <w:r w:rsidRPr="00942891">
        <w:rPr>
          <w:i/>
          <w:iCs/>
          <w:lang w:val="sr-Cyrl-RS"/>
        </w:rPr>
        <w:t>криптографија</w:t>
      </w:r>
      <w:r w:rsidRPr="00942891">
        <w:rPr>
          <w:lang w:val="sr-Cyrl-RS"/>
        </w:rPr>
        <w:t xml:space="preserve"> потиче из грчког језика и значи </w:t>
      </w:r>
      <w:r w:rsidRPr="00942891">
        <w:rPr>
          <w:i/>
          <w:iCs/>
          <w:lang w:val="sr-Cyrl-RS"/>
        </w:rPr>
        <w:t>скривен</w:t>
      </w:r>
      <w:r w:rsidR="00540E2F" w:rsidRPr="00942891">
        <w:rPr>
          <w:i/>
          <w:iCs/>
          <w:lang w:val="sr-Cyrl-RS"/>
        </w:rPr>
        <w:t>о</w:t>
      </w:r>
      <w:r w:rsidRPr="00942891">
        <w:rPr>
          <w:i/>
          <w:iCs/>
          <w:lang w:val="sr-Cyrl-RS"/>
        </w:rPr>
        <w:t xml:space="preserve"> писмо</w:t>
      </w:r>
      <w:r w:rsidRPr="00942891">
        <w:rPr>
          <w:lang w:val="sr-Cyrl-RS"/>
        </w:rPr>
        <w:t xml:space="preserve">. </w:t>
      </w:r>
      <w:r w:rsidR="005606B0" w:rsidRPr="00942891">
        <w:rPr>
          <w:lang w:val="sr-Cyrl-RS"/>
        </w:rPr>
        <w:t>Д</w:t>
      </w:r>
      <w:r w:rsidRPr="00942891">
        <w:rPr>
          <w:lang w:val="sr-Cyrl-RS"/>
        </w:rPr>
        <w:t>анас обезбеђује различите облике сигурности података, а то су тајност, интегритет</w:t>
      </w:r>
      <w:r w:rsidR="00C7563B" w:rsidRPr="00942891">
        <w:rPr>
          <w:lang w:val="sr-Cyrl-RS"/>
        </w:rPr>
        <w:t>, непоречивост</w:t>
      </w:r>
      <w:r w:rsidRPr="00942891">
        <w:rPr>
          <w:lang w:val="sr-Cyrl-RS"/>
        </w:rPr>
        <w:t xml:space="preserve"> и аутентичност.</w:t>
      </w:r>
    </w:p>
    <w:p w14:paraId="537754B7" w14:textId="3C7B097D" w:rsidR="00995B2C" w:rsidRPr="00942891" w:rsidRDefault="00B553BB" w:rsidP="00B553BB">
      <w:pPr>
        <w:pStyle w:val="IInivonaslova-Potpoglavlje"/>
        <w:rPr>
          <w:lang w:val="sr-Cyrl-RS"/>
        </w:rPr>
      </w:pPr>
      <w:bookmarkStart w:id="5" w:name="_Toc212025101"/>
      <w:r w:rsidRPr="00942891">
        <w:rPr>
          <w:lang w:val="sr-Cyrl-RS"/>
        </w:rPr>
        <w:t>Историјат криптографије</w:t>
      </w:r>
      <w:bookmarkEnd w:id="5"/>
    </w:p>
    <w:p w14:paraId="2F3197D2" w14:textId="2C3AAD71" w:rsidR="00B553BB" w:rsidRPr="00942891" w:rsidRDefault="00B553BB" w:rsidP="00B553BB">
      <w:pPr>
        <w:pStyle w:val="Osnovnitekst"/>
        <w:rPr>
          <w:lang w:val="sr-Cyrl-RS"/>
        </w:rPr>
      </w:pPr>
      <w:r w:rsidRPr="00942891">
        <w:rPr>
          <w:lang w:val="sr-Cyrl-RS"/>
        </w:rPr>
        <w:t xml:space="preserve">Већ код </w:t>
      </w:r>
      <w:r w:rsidR="007A2BB4">
        <w:rPr>
          <w:lang w:val="sr-Cyrl-RS"/>
        </w:rPr>
        <w:t>С</w:t>
      </w:r>
      <w:r w:rsidRPr="00942891">
        <w:rPr>
          <w:lang w:val="sr-Cyrl-RS"/>
        </w:rPr>
        <w:t xml:space="preserve">тарих </w:t>
      </w:r>
      <w:r w:rsidR="007A2BB4">
        <w:rPr>
          <w:lang w:val="sr-Cyrl-RS"/>
        </w:rPr>
        <w:t>Г</w:t>
      </w:r>
      <w:r w:rsidRPr="00942891">
        <w:rPr>
          <w:lang w:val="sr-Cyrl-RS"/>
        </w:rPr>
        <w:t xml:space="preserve">рка, могли су се уочити елементи криптографије. Спартанци су у 5. веку п.н.е. користили справу звану </w:t>
      </w:r>
      <w:r w:rsidRPr="00942891">
        <w:rPr>
          <w:i/>
          <w:iCs/>
          <w:lang w:val="sr-Cyrl-RS"/>
        </w:rPr>
        <w:t>скитал</w:t>
      </w:r>
      <w:r w:rsidRPr="00942891">
        <w:rPr>
          <w:lang w:val="sr-Cyrl-RS"/>
        </w:rPr>
        <w:t>. То је био дрвени штап око којег се намотавао канап по коме се писала порука. Након уписивања поруке, канап би се одмотао, а на њему би остали измешани знакови које је могао прочитати само онај ко је имао штап једнаке дебљине.</w:t>
      </w:r>
      <w:r w:rsidR="0029152A" w:rsidRPr="00942891">
        <w:rPr>
          <w:lang w:val="sr-Cyrl-RS"/>
        </w:rPr>
        <w:t xml:space="preserve"> У античком свету, најпознатији је приступ који су користили Стари Римљани у време Јулија Цезара. Један од првих војсковођа који је користио шифроване поруке је управо он, па се следећи метод назива Цезаровом шифром. Ради се о моноалфабетској супституцији – једноставно, свако слово се писало као слово померено за пар места у абецеди.</w:t>
      </w:r>
      <w:r w:rsidR="00696A73" w:rsidRPr="00942891">
        <w:rPr>
          <w:rStyle w:val="FootnoteReference"/>
          <w:lang w:val="sr-Cyrl-RS"/>
        </w:rPr>
        <w:footnoteReference w:id="1"/>
      </w:r>
    </w:p>
    <w:p w14:paraId="132A8408" w14:textId="12E72AD2" w:rsidR="00534ED9" w:rsidRPr="00942891" w:rsidRDefault="00BE3788" w:rsidP="007427A9">
      <w:pPr>
        <w:pStyle w:val="Osnovnitekst"/>
        <w:rPr>
          <w:lang w:val="sr-Cyrl-RS"/>
        </w:rPr>
      </w:pPr>
      <w:r w:rsidRPr="00942891">
        <w:rPr>
          <w:lang w:val="sr-Cyrl-RS"/>
        </w:rPr>
        <w:t xml:space="preserve">Кроз </w:t>
      </w:r>
      <w:r w:rsidR="00527C4A" w:rsidRPr="00942891">
        <w:rPr>
          <w:lang w:val="sr-Cyrl-RS"/>
        </w:rPr>
        <w:t>С</w:t>
      </w:r>
      <w:r w:rsidRPr="00942891">
        <w:rPr>
          <w:lang w:val="sr-Cyrl-RS"/>
        </w:rPr>
        <w:t xml:space="preserve">редњи век, широм света су се појављивале идеје које су скромно шириле област криптографије. </w:t>
      </w:r>
      <w:r w:rsidR="00CC4124">
        <w:rPr>
          <w:lang w:val="sr-Cyrl-RS"/>
        </w:rPr>
        <w:t>Током 15. века</w:t>
      </w:r>
      <w:r w:rsidRPr="00942891">
        <w:rPr>
          <w:lang w:val="sr-Cyrl-RS"/>
        </w:rPr>
        <w:t xml:space="preserve"> Леон Батиста Алберти</w:t>
      </w:r>
      <w:r w:rsidR="00AA495A" w:rsidRPr="00942891">
        <w:rPr>
          <w:rStyle w:val="FootnoteReference"/>
          <w:lang w:val="sr-Cyrl-RS"/>
        </w:rPr>
        <w:footnoteReference w:id="2"/>
      </w:r>
      <w:r w:rsidRPr="00942891">
        <w:rPr>
          <w:lang w:val="sr-Cyrl-RS"/>
        </w:rPr>
        <w:t xml:space="preserve"> објавио је </w:t>
      </w:r>
      <w:r w:rsidRPr="00942891">
        <w:rPr>
          <w:i/>
          <w:iCs/>
          <w:lang w:val="sr-Cyrl-RS"/>
        </w:rPr>
        <w:t>Трактат о шифрама</w:t>
      </w:r>
      <w:r w:rsidR="00AA495A" w:rsidRPr="00942891">
        <w:rPr>
          <w:lang w:val="sr-Cyrl-RS"/>
        </w:rPr>
        <w:t>, у којем је описан први шифарски диск. Шифарски диск представља два прстена</w:t>
      </w:r>
      <w:r w:rsidR="00074264" w:rsidRPr="00942891">
        <w:rPr>
          <w:lang w:val="sr-Cyrl-RS"/>
        </w:rPr>
        <w:t>, покретан и непокретан,</w:t>
      </w:r>
      <w:r w:rsidR="00AA495A" w:rsidRPr="00942891">
        <w:rPr>
          <w:lang w:val="sr-Cyrl-RS"/>
        </w:rPr>
        <w:t xml:space="preserve"> један унутар другог, по чијим ободима су распоређени алфабети. Алберти је препоручивао да се подешавање диска мења након шифровања сваке треће или четврте речи, чиме је замислио концепт полиалфабетске шифре. </w:t>
      </w:r>
      <w:r w:rsidR="004C7F06" w:rsidRPr="00942891">
        <w:rPr>
          <w:lang w:val="sr-Cyrl-RS"/>
        </w:rPr>
        <w:t xml:space="preserve">У </w:t>
      </w:r>
      <w:r w:rsidR="00FA6A29" w:rsidRPr="00942891">
        <w:rPr>
          <w:lang w:val="sr-Cyrl-RS"/>
        </w:rPr>
        <w:t>контексту</w:t>
      </w:r>
      <w:r w:rsidR="004C7F06" w:rsidRPr="00942891">
        <w:rPr>
          <w:lang w:val="sr-Cyrl-RS"/>
        </w:rPr>
        <w:t xml:space="preserve"> Новог века, вредно је споменути појаву Виженерове шифре</w:t>
      </w:r>
      <w:r w:rsidR="008B4FAD" w:rsidRPr="00942891">
        <w:rPr>
          <w:lang w:val="sr-Cyrl-RS"/>
        </w:rPr>
        <w:t>, која је</w:t>
      </w:r>
      <w:r w:rsidR="004C7F06" w:rsidRPr="00942891">
        <w:rPr>
          <w:lang w:val="sr-Cyrl-RS"/>
        </w:rPr>
        <w:t xml:space="preserve"> </w:t>
      </w:r>
      <w:r w:rsidR="008B4FAD" w:rsidRPr="00942891">
        <w:rPr>
          <w:lang w:val="sr-Cyrl-RS"/>
        </w:rPr>
        <w:t>ј</w:t>
      </w:r>
      <w:r w:rsidR="004C7F06" w:rsidRPr="00942891">
        <w:rPr>
          <w:lang w:val="sr-Cyrl-RS"/>
        </w:rPr>
        <w:t>ако дуго</w:t>
      </w:r>
      <w:r w:rsidR="00FA6A29" w:rsidRPr="00942891">
        <w:rPr>
          <w:lang w:val="sr-Cyrl-RS"/>
        </w:rPr>
        <w:t xml:space="preserve"> имала</w:t>
      </w:r>
      <w:r w:rsidR="004C7F06" w:rsidRPr="00942891">
        <w:rPr>
          <w:lang w:val="sr-Cyrl-RS"/>
        </w:rPr>
        <w:t xml:space="preserve"> епитет „непробојна“ јер је тек након 300 година била разбијена. [1]</w:t>
      </w:r>
    </w:p>
    <w:p w14:paraId="7C2A9B8A" w14:textId="4018A820" w:rsidR="00534ED9" w:rsidRPr="00942891" w:rsidRDefault="00343377" w:rsidP="00534ED9">
      <w:pPr>
        <w:pStyle w:val="Osnovnitekst"/>
        <w:rPr>
          <w:lang w:val="sr-Cyrl-RS"/>
        </w:rPr>
      </w:pPr>
      <w:r w:rsidRPr="00942891">
        <w:rPr>
          <w:lang w:val="sr-Cyrl-RS"/>
        </w:rPr>
        <w:t>Примећује се да до 20. века</w:t>
      </w:r>
      <w:r w:rsidR="006B3727" w:rsidRPr="00942891">
        <w:rPr>
          <w:lang w:val="sr-Cyrl-RS"/>
        </w:rPr>
        <w:t xml:space="preserve"> </w:t>
      </w:r>
      <w:r w:rsidRPr="00942891">
        <w:rPr>
          <w:lang w:val="sr-Cyrl-RS"/>
        </w:rPr>
        <w:t>није нарочито обогаћен дијапазон</w:t>
      </w:r>
      <w:r w:rsidR="006B3727" w:rsidRPr="00942891">
        <w:rPr>
          <w:lang w:val="sr-Cyrl-RS"/>
        </w:rPr>
        <w:t xml:space="preserve"> криптографије</w:t>
      </w:r>
      <w:r w:rsidRPr="00942891">
        <w:rPr>
          <w:lang w:val="sr-Cyrl-RS"/>
        </w:rPr>
        <w:t>. Сваки тип криптографских метода</w:t>
      </w:r>
      <w:r w:rsidR="00075C92" w:rsidRPr="00942891">
        <w:rPr>
          <w:lang w:val="sr-Cyrl-RS"/>
        </w:rPr>
        <w:t>,</w:t>
      </w:r>
      <w:r w:rsidRPr="00942891">
        <w:rPr>
          <w:lang w:val="sr-Cyrl-RS"/>
        </w:rPr>
        <w:t xml:space="preserve"> до појаве машина за шифровање почетком 20. века</w:t>
      </w:r>
      <w:r w:rsidR="00075C92" w:rsidRPr="00942891">
        <w:rPr>
          <w:lang w:val="sr-Cyrl-RS"/>
        </w:rPr>
        <w:t>,</w:t>
      </w:r>
      <w:r w:rsidRPr="00942891">
        <w:rPr>
          <w:lang w:val="sr-Cyrl-RS"/>
        </w:rPr>
        <w:t xml:space="preserve"> спада у </w:t>
      </w:r>
      <w:r w:rsidR="00B155D1" w:rsidRPr="00942891">
        <w:rPr>
          <w:lang w:val="sr-Cyrl-RS"/>
        </w:rPr>
        <w:t>системе класичне</w:t>
      </w:r>
      <w:r w:rsidRPr="00942891">
        <w:rPr>
          <w:lang w:val="sr-Cyrl-RS"/>
        </w:rPr>
        <w:t xml:space="preserve"> криптографиј</w:t>
      </w:r>
      <w:r w:rsidR="00B155D1" w:rsidRPr="00942891">
        <w:rPr>
          <w:lang w:val="sr-Cyrl-RS"/>
        </w:rPr>
        <w:t>е</w:t>
      </w:r>
      <w:r w:rsidRPr="00942891">
        <w:rPr>
          <w:lang w:val="sr-Cyrl-RS"/>
        </w:rPr>
        <w:t>. То је период пре дигиталне ере, када је било могуће само „ручно“ шифровање. Већ споменуте шифре</w:t>
      </w:r>
      <w:r w:rsidR="00D365C6" w:rsidRPr="00942891">
        <w:rPr>
          <w:lang w:val="sr-Cyrl-RS"/>
        </w:rPr>
        <w:t>, као и многе друге,</w:t>
      </w:r>
      <w:r w:rsidRPr="00942891">
        <w:rPr>
          <w:lang w:val="sr-Cyrl-RS"/>
        </w:rPr>
        <w:t xml:space="preserve"> </w:t>
      </w:r>
      <w:r w:rsidR="003F6893" w:rsidRPr="00942891">
        <w:rPr>
          <w:lang w:val="sr-Cyrl-RS"/>
        </w:rPr>
        <w:t>деле се на</w:t>
      </w:r>
      <w:r w:rsidRPr="00942891">
        <w:rPr>
          <w:lang w:val="sr-Cyrl-RS"/>
        </w:rPr>
        <w:t xml:space="preserve"> супсти</w:t>
      </w:r>
      <w:r w:rsidR="00AC74BE" w:rsidRPr="00942891">
        <w:rPr>
          <w:lang w:val="sr-Cyrl-RS"/>
        </w:rPr>
        <w:t>туционе шифре (замена знакова)</w:t>
      </w:r>
      <w:r w:rsidR="003F6893" w:rsidRPr="00942891">
        <w:rPr>
          <w:lang w:val="sr-Cyrl-RS"/>
        </w:rPr>
        <w:t xml:space="preserve">, </w:t>
      </w:r>
      <w:r w:rsidR="00AC74BE" w:rsidRPr="00942891">
        <w:rPr>
          <w:lang w:val="sr-Cyrl-RS"/>
        </w:rPr>
        <w:t>транспозиционе шифре (промена редоследа знакова)</w:t>
      </w:r>
      <w:r w:rsidR="00104413" w:rsidRPr="00942891">
        <w:rPr>
          <w:lang w:val="sr-Cyrl-RS"/>
        </w:rPr>
        <w:t xml:space="preserve"> и</w:t>
      </w:r>
      <w:r w:rsidR="003F6893" w:rsidRPr="00942891">
        <w:rPr>
          <w:lang w:val="sr-Cyrl-RS"/>
        </w:rPr>
        <w:t xml:space="preserve"> </w:t>
      </w:r>
      <w:r w:rsidR="00104413" w:rsidRPr="00942891">
        <w:rPr>
          <w:lang w:val="sr-Cyrl-RS"/>
        </w:rPr>
        <w:t>композиционе шифре</w:t>
      </w:r>
      <w:r w:rsidR="006D5676" w:rsidRPr="00942891">
        <w:rPr>
          <w:lang w:val="sr-Cyrl-RS"/>
        </w:rPr>
        <w:t xml:space="preserve"> </w:t>
      </w:r>
      <w:r w:rsidR="003F6893" w:rsidRPr="00942891">
        <w:rPr>
          <w:lang w:val="sr-Cyrl-RS"/>
        </w:rPr>
        <w:t>(</w:t>
      </w:r>
      <w:r w:rsidR="006D5676" w:rsidRPr="00942891">
        <w:rPr>
          <w:lang w:val="sr-Cyrl-RS"/>
        </w:rPr>
        <w:t>комбинација оба претходна типа</w:t>
      </w:r>
      <w:r w:rsidR="003F6893" w:rsidRPr="00942891">
        <w:rPr>
          <w:lang w:val="sr-Cyrl-RS"/>
        </w:rPr>
        <w:t>)</w:t>
      </w:r>
      <w:r w:rsidR="00AC74BE" w:rsidRPr="00942891">
        <w:rPr>
          <w:lang w:val="sr-Cyrl-RS"/>
        </w:rPr>
        <w:t xml:space="preserve">. Такође, шифре се деле на моноалфабетске или полиалфабетске шифре. Моноалфабетске шифре подразумевају шифровање слова увек у исто слово, док </w:t>
      </w:r>
      <w:r w:rsidR="00904C1D" w:rsidRPr="00942891">
        <w:rPr>
          <w:lang w:val="sr-Cyrl-RS"/>
        </w:rPr>
        <w:t xml:space="preserve">резултат шифровања у </w:t>
      </w:r>
      <w:r w:rsidR="00AC74BE" w:rsidRPr="00942891">
        <w:rPr>
          <w:lang w:val="sr-Cyrl-RS"/>
        </w:rPr>
        <w:t>полиалфабетск</w:t>
      </w:r>
      <w:r w:rsidR="00ED526A" w:rsidRPr="00942891">
        <w:rPr>
          <w:lang w:val="sr-Cyrl-RS"/>
        </w:rPr>
        <w:t>им шифрама зависи од позиције слова и кључа</w:t>
      </w:r>
      <w:r w:rsidR="00AC74BE" w:rsidRPr="00942891">
        <w:rPr>
          <w:lang w:val="sr-Cyrl-RS"/>
        </w:rPr>
        <w:t>.</w:t>
      </w:r>
    </w:p>
    <w:p w14:paraId="512A6992" w14:textId="53596608" w:rsidR="00AC74BE" w:rsidRPr="00942891" w:rsidRDefault="00AC74BE" w:rsidP="00534ED9">
      <w:pPr>
        <w:pStyle w:val="Osnovnitekst"/>
        <w:rPr>
          <w:lang w:val="sr-Cyrl-RS"/>
        </w:rPr>
      </w:pPr>
      <w:r w:rsidRPr="00942891">
        <w:rPr>
          <w:lang w:val="sr-Cyrl-RS"/>
        </w:rPr>
        <w:t>Потребе за комуникацијом у телеграфији и радију, заједно са развојем електромеханичке технологије, довеле су 1920-их година до великог напретка у криптоуређајима – развоја роторских шифарских машина</w:t>
      </w:r>
      <w:r w:rsidR="00AF5E24" w:rsidRPr="00942891">
        <w:rPr>
          <w:lang w:val="sr-Cyrl-RS"/>
        </w:rPr>
        <w:t>.</w:t>
      </w:r>
      <w:r w:rsidR="00635DAA" w:rsidRPr="00942891">
        <w:rPr>
          <w:lang w:val="sr-Cyrl-RS"/>
        </w:rPr>
        <w:t xml:space="preserve"> Роторске шифарске машине</w:t>
      </w:r>
      <w:r w:rsidR="00C2699F" w:rsidRPr="00942891">
        <w:rPr>
          <w:lang w:val="sr-Cyrl-RS"/>
        </w:rPr>
        <w:t xml:space="preserve"> </w:t>
      </w:r>
      <w:r w:rsidR="00350131" w:rsidRPr="00942891">
        <w:rPr>
          <w:lang w:val="sr-Cyrl-RS"/>
        </w:rPr>
        <w:t>засноване</w:t>
      </w:r>
      <w:r w:rsidR="00635DAA" w:rsidRPr="00942891">
        <w:rPr>
          <w:lang w:val="sr-Cyrl-RS"/>
        </w:rPr>
        <w:t xml:space="preserve"> су</w:t>
      </w:r>
      <w:r w:rsidR="00350131" w:rsidRPr="00942891">
        <w:rPr>
          <w:lang w:val="sr-Cyrl-RS"/>
        </w:rPr>
        <w:t xml:space="preserve"> на повезивању ротора</w:t>
      </w:r>
      <w:r w:rsidR="00C2699F" w:rsidRPr="00942891">
        <w:rPr>
          <w:lang w:val="sr-Cyrl-RS"/>
        </w:rPr>
        <w:t>, односно електромеханичких дискова</w:t>
      </w:r>
      <w:r w:rsidRPr="00942891">
        <w:rPr>
          <w:lang w:val="sr-Cyrl-RS"/>
        </w:rPr>
        <w:t xml:space="preserve">. Иако је концепт ротора био наговештен још при </w:t>
      </w:r>
      <w:r w:rsidR="00B60BFA" w:rsidRPr="00942891">
        <w:rPr>
          <w:lang w:val="sr-Cyrl-RS"/>
        </w:rPr>
        <w:t>и</w:t>
      </w:r>
      <w:r w:rsidRPr="00942891">
        <w:rPr>
          <w:lang w:val="sr-Cyrl-RS"/>
        </w:rPr>
        <w:t>зуму шифарских дискова, Е</w:t>
      </w:r>
      <w:r w:rsidR="00D365C6" w:rsidRPr="00942891">
        <w:rPr>
          <w:lang w:val="sr-Cyrl-RS"/>
        </w:rPr>
        <w:t xml:space="preserve">двард Х. Хибер је око 1917. </w:t>
      </w:r>
      <w:r w:rsidR="00D365C6" w:rsidRPr="00942891">
        <w:rPr>
          <w:lang w:val="sr-Cyrl-RS"/>
        </w:rPr>
        <w:lastRenderedPageBreak/>
        <w:t>године први поднео патентну пријаву</w:t>
      </w:r>
      <w:r w:rsidR="003134F8" w:rsidRPr="00942891">
        <w:rPr>
          <w:lang w:val="sr-Cyrl-RS"/>
        </w:rPr>
        <w:t xml:space="preserve"> </w:t>
      </w:r>
      <w:r w:rsidR="00553C7E" w:rsidRPr="00942891">
        <w:rPr>
          <w:lang w:val="sr-Cyrl-RS"/>
        </w:rPr>
        <w:t xml:space="preserve">везану за коришћење </w:t>
      </w:r>
      <w:r w:rsidR="008C55BC" w:rsidRPr="00942891">
        <w:rPr>
          <w:lang w:val="sr-Cyrl-RS"/>
        </w:rPr>
        <w:t>ротор</w:t>
      </w:r>
      <w:r w:rsidR="00553C7E" w:rsidRPr="00942891">
        <w:rPr>
          <w:lang w:val="sr-Cyrl-RS"/>
        </w:rPr>
        <w:t>а</w:t>
      </w:r>
      <w:r w:rsidR="008F5ECB" w:rsidRPr="00942891">
        <w:rPr>
          <w:lang w:val="sr-Cyrl-RS"/>
        </w:rPr>
        <w:t>,</w:t>
      </w:r>
      <w:r w:rsidR="00553C7E" w:rsidRPr="00942891">
        <w:rPr>
          <w:lang w:val="sr-Cyrl-RS"/>
        </w:rPr>
        <w:t xml:space="preserve"> </w:t>
      </w:r>
      <w:r w:rsidR="00453479" w:rsidRPr="00942891">
        <w:rPr>
          <w:lang w:val="sr-Cyrl-RS"/>
        </w:rPr>
        <w:t>из чега су настале</w:t>
      </w:r>
      <w:r w:rsidR="008F5ECB" w:rsidRPr="00942891">
        <w:rPr>
          <w:lang w:val="sr-Cyrl-RS"/>
        </w:rPr>
        <w:t xml:space="preserve"> </w:t>
      </w:r>
      <w:r w:rsidR="00573073" w:rsidRPr="00942891">
        <w:rPr>
          <w:lang w:val="sr-Cyrl-RS"/>
        </w:rPr>
        <w:t>полиалфабетске шифре готово произвољне сложености.</w:t>
      </w:r>
      <w:r w:rsidR="00D365C6" w:rsidRPr="00942891">
        <w:rPr>
          <w:lang w:val="sr-Cyrl-RS"/>
        </w:rPr>
        <w:t xml:space="preserve"> </w:t>
      </w:r>
    </w:p>
    <w:p w14:paraId="14F828C1" w14:textId="4306D333" w:rsidR="00A93BF2" w:rsidRPr="00942891" w:rsidRDefault="00A93BF2" w:rsidP="00534ED9">
      <w:pPr>
        <w:pStyle w:val="Osnovnitekst"/>
        <w:rPr>
          <w:lang w:val="sr-Cyrl-RS"/>
        </w:rPr>
      </w:pPr>
      <w:r w:rsidRPr="00942891">
        <w:rPr>
          <w:lang w:val="sr-Cyrl-RS"/>
        </w:rPr>
        <w:t>Развој роторских шифарских машина представља прелазну фазу криптографије, која ће свој врхунац достићи управо у Другом светском рату, употребом Енигма машине.</w:t>
      </w:r>
      <w:r w:rsidR="008A1BA7" w:rsidRPr="00942891">
        <w:rPr>
          <w:lang w:val="sr-Cyrl-RS"/>
        </w:rPr>
        <w:t xml:space="preserve"> Како Енигма машина припада овој групи криптоуређаја, о самом начину рада роторских машина биће речи у наредном поглављу.</w:t>
      </w:r>
      <w:r w:rsidRPr="00942891">
        <w:rPr>
          <w:lang w:val="sr-Cyrl-RS"/>
        </w:rPr>
        <w:t xml:space="preserve"> Након периода роторских машина, развој рачунара и дигиталних технол</w:t>
      </w:r>
      <w:r w:rsidR="00BA72A9" w:rsidRPr="00942891">
        <w:rPr>
          <w:lang w:val="sr-Cyrl-RS"/>
        </w:rPr>
        <w:t>о</w:t>
      </w:r>
      <w:r w:rsidRPr="00942891">
        <w:rPr>
          <w:lang w:val="sr-Cyrl-RS"/>
        </w:rPr>
        <w:t xml:space="preserve">гија отворио је ново поглавље – модерну криптографију, чија анализа излази из оквира овог рада. </w:t>
      </w:r>
    </w:p>
    <w:p w14:paraId="7942B280" w14:textId="308F7F1F" w:rsidR="00A93BF2" w:rsidRPr="00942891" w:rsidRDefault="00A93BF2" w:rsidP="00534ED9">
      <w:pPr>
        <w:pStyle w:val="Osnovnitekst"/>
        <w:rPr>
          <w:lang w:val="sr-Cyrl-RS"/>
        </w:rPr>
      </w:pPr>
      <w:r w:rsidRPr="00942891">
        <w:rPr>
          <w:lang w:val="sr-Cyrl-RS"/>
        </w:rPr>
        <w:t>У наставку ће бити представљени основни криптографски концепти неопходни за разумевање принципа на којима се заснива рад Енигма машине.</w:t>
      </w:r>
    </w:p>
    <w:p w14:paraId="2295E6FA" w14:textId="38444039" w:rsidR="002272C2" w:rsidRPr="00942891" w:rsidRDefault="002272C2" w:rsidP="002272C2">
      <w:pPr>
        <w:pStyle w:val="IInivonaslova-Potpoglavlje"/>
        <w:rPr>
          <w:lang w:val="sr-Cyrl-RS"/>
        </w:rPr>
      </w:pPr>
      <w:bookmarkStart w:id="6" w:name="_Toc212025102"/>
      <w:r w:rsidRPr="00942891">
        <w:rPr>
          <w:lang w:val="sr-Cyrl-RS"/>
        </w:rPr>
        <w:t>Основни појмови криптографије</w:t>
      </w:r>
      <w:bookmarkEnd w:id="6"/>
    </w:p>
    <w:p w14:paraId="0FB0E923" w14:textId="3F24DC4D" w:rsidR="00EC2B31" w:rsidRPr="00942891" w:rsidRDefault="00EC2B31" w:rsidP="002272C2">
      <w:pPr>
        <w:pStyle w:val="Osnovnitekst"/>
        <w:rPr>
          <w:lang w:val="sr-Cyrl-RS"/>
        </w:rPr>
      </w:pPr>
      <w:r w:rsidRPr="00942891">
        <w:rPr>
          <w:lang w:val="sr-Cyrl-RS"/>
        </w:rPr>
        <w:t>Заштита информација традиционално се дели на две основне области – стеганографију и криптологију. Стеганографија представља технику скривања порука на начин који онемогућава да било ко, осим</w:t>
      </w:r>
      <w:r w:rsidR="00281049" w:rsidRPr="00942891">
        <w:rPr>
          <w:lang w:val="sr-Cyrl-RS"/>
        </w:rPr>
        <w:t xml:space="preserve"> пошиљаоца и примаоца, уопште примети постојање комуникације. Поруке се могу сакривати унутар слика, видео записа, текста и других медија. Главна предност стеганографије у односу на криптографију јесте у томе што не изазива сумњу, јер поруке не привлаче пажњу.</w:t>
      </w:r>
    </w:p>
    <w:p w14:paraId="46509C56" w14:textId="0E897267" w:rsidR="00B155D1" w:rsidRPr="00942891" w:rsidRDefault="00281049" w:rsidP="00B155D1">
      <w:pPr>
        <w:pStyle w:val="Osnovnitekst"/>
        <w:rPr>
          <w:lang w:val="sr-Cyrl-RS"/>
        </w:rPr>
      </w:pPr>
      <w:r w:rsidRPr="00942891">
        <w:rPr>
          <w:lang w:val="sr-Cyrl-RS"/>
        </w:rPr>
        <w:t>Криптологија се састоји од две дисциплине – криптографије и криптоанализе. Криптоанализа се фокусира на методе разбијања шиф</w:t>
      </w:r>
      <w:r w:rsidR="005445C0" w:rsidRPr="00942891">
        <w:rPr>
          <w:lang w:val="sr-Cyrl-RS"/>
        </w:rPr>
        <w:t>ара</w:t>
      </w:r>
      <w:r w:rsidRPr="00942891">
        <w:rPr>
          <w:lang w:val="sr-Cyrl-RS"/>
        </w:rPr>
        <w:t xml:space="preserve"> </w:t>
      </w:r>
      <w:r w:rsidR="00B155D1" w:rsidRPr="00942891">
        <w:rPr>
          <w:lang w:val="sr-Cyrl-RS"/>
        </w:rPr>
        <w:t>и откривања заштићених података. Већ дефинисани појам криптографије можемо поделити на два типа система – класични и савремени</w:t>
      </w:r>
      <w:r w:rsidR="00A042BE" w:rsidRPr="00942891">
        <w:rPr>
          <w:lang w:val="sr-Cyrl-RS"/>
        </w:rPr>
        <w:t>.</w:t>
      </w:r>
      <w:r w:rsidR="00D2758E" w:rsidRPr="00942891">
        <w:rPr>
          <w:lang w:val="sr-Cyrl-RS"/>
        </w:rPr>
        <w:t xml:space="preserve"> </w:t>
      </w:r>
      <w:r w:rsidR="00C05AB3" w:rsidRPr="00942891">
        <w:rPr>
          <w:lang w:val="sr-Cyrl-RS"/>
        </w:rPr>
        <w:t>Е</w:t>
      </w:r>
      <w:r w:rsidR="00E72A1C" w:rsidRPr="00942891">
        <w:rPr>
          <w:lang w:val="sr-Cyrl-RS"/>
        </w:rPr>
        <w:t>нигма машина припада системима класичне криптографије.</w:t>
      </w:r>
    </w:p>
    <w:p w14:paraId="1C00279A" w14:textId="1B351B38" w:rsidR="00874A13" w:rsidRPr="00942891" w:rsidRDefault="00874A13" w:rsidP="00874A13">
      <w:pPr>
        <w:pStyle w:val="IIInivonaslova-Odeljak"/>
        <w:rPr>
          <w:lang w:val="sr-Cyrl-RS"/>
        </w:rPr>
      </w:pPr>
      <w:bookmarkStart w:id="7" w:name="_Toc212025103"/>
      <w:r w:rsidRPr="00942891">
        <w:rPr>
          <w:lang w:val="sr-Cyrl-RS"/>
        </w:rPr>
        <w:t>Термини и дефиниције</w:t>
      </w:r>
      <w:bookmarkEnd w:id="7"/>
    </w:p>
    <w:p w14:paraId="709603E3" w14:textId="24B0048C" w:rsidR="00A042BE" w:rsidRPr="00942891" w:rsidRDefault="00A042BE" w:rsidP="00B155D1">
      <w:pPr>
        <w:pStyle w:val="Osnovnitekst"/>
        <w:rPr>
          <w:lang w:val="sr-Cyrl-RS"/>
        </w:rPr>
      </w:pPr>
      <w:r w:rsidRPr="00942891">
        <w:rPr>
          <w:lang w:val="sr-Cyrl-RS"/>
        </w:rPr>
        <w:t>Основни појмови који се односе на све криптографске системе, без обзира на период или тип технологије, обухватају следеће:</w:t>
      </w:r>
    </w:p>
    <w:p w14:paraId="5C712921" w14:textId="5BB045CC" w:rsidR="00104413" w:rsidRPr="00942891" w:rsidRDefault="00104413" w:rsidP="00C23999">
      <w:pPr>
        <w:pStyle w:val="Nabrajanje"/>
        <w:rPr>
          <w:lang w:val="sr-Cyrl-RS"/>
        </w:rPr>
      </w:pPr>
      <w:r w:rsidRPr="00942891">
        <w:rPr>
          <w:lang w:val="sr-Cyrl-RS"/>
        </w:rPr>
        <w:t>Отворени текст – податак у свом оригиналном облику</w:t>
      </w:r>
    </w:p>
    <w:p w14:paraId="07F3BF29" w14:textId="4DC3A133" w:rsidR="00104413" w:rsidRPr="00942891" w:rsidRDefault="00104413" w:rsidP="00C23999">
      <w:pPr>
        <w:pStyle w:val="Nabrajanje"/>
        <w:rPr>
          <w:lang w:val="sr-Cyrl-RS"/>
        </w:rPr>
      </w:pPr>
      <w:r w:rsidRPr="00942891">
        <w:rPr>
          <w:lang w:val="sr-Cyrl-RS"/>
        </w:rPr>
        <w:t>Шифровани текст – податак који изгледа бесмислено и може се разумети само уз одговарајући кључ</w:t>
      </w:r>
    </w:p>
    <w:p w14:paraId="17A5D799" w14:textId="4AF3BAD0" w:rsidR="00104413" w:rsidRPr="00942891" w:rsidRDefault="00104413" w:rsidP="00C23999">
      <w:pPr>
        <w:pStyle w:val="Nabrajanje"/>
        <w:rPr>
          <w:lang w:val="sr-Cyrl-RS"/>
        </w:rPr>
      </w:pPr>
      <w:r w:rsidRPr="00942891">
        <w:rPr>
          <w:lang w:val="sr-Cyrl-RS"/>
        </w:rPr>
        <w:t>Кључ – тајни параметар који управља процесом шифровања и дешифровања. Без кључа, дешифровање није могуће</w:t>
      </w:r>
      <w:r w:rsidR="00A042BE" w:rsidRPr="00942891">
        <w:rPr>
          <w:lang w:val="sr-Cyrl-RS"/>
        </w:rPr>
        <w:t>, осим у случају успешне криптоанализе</w:t>
      </w:r>
    </w:p>
    <w:p w14:paraId="4FE178F5" w14:textId="16697195" w:rsidR="001738A0" w:rsidRPr="00942891" w:rsidRDefault="00104413" w:rsidP="000C62D5">
      <w:pPr>
        <w:pStyle w:val="Nabrajanje"/>
        <w:rPr>
          <w:lang w:val="sr-Cyrl-RS"/>
        </w:rPr>
      </w:pPr>
      <w:r w:rsidRPr="00942891">
        <w:rPr>
          <w:lang w:val="sr-Cyrl-RS"/>
        </w:rPr>
        <w:t>Енкрипција и декрипција – поступци претварања отвореног текста у шифровани текст, односно враћање шифрованог текста у оригинални облик</w:t>
      </w:r>
      <w:r w:rsidR="007449BC" w:rsidRPr="00942891">
        <w:rPr>
          <w:lang w:val="sr-Cyrl-RS"/>
        </w:rPr>
        <w:t>[2]</w:t>
      </w:r>
    </w:p>
    <w:p w14:paraId="13713985" w14:textId="153386FE" w:rsidR="00874A13" w:rsidRPr="00942891" w:rsidRDefault="00874A13" w:rsidP="00874A13">
      <w:pPr>
        <w:pStyle w:val="IIInivonaslova-Odeljak"/>
        <w:rPr>
          <w:lang w:val="sr-Cyrl-RS"/>
        </w:rPr>
      </w:pPr>
      <w:bookmarkStart w:id="8" w:name="_Toc212025104"/>
      <w:r w:rsidRPr="00942891">
        <w:rPr>
          <w:lang w:val="sr-Cyrl-RS"/>
        </w:rPr>
        <w:t>Захтеви за квалитет шифара</w:t>
      </w:r>
      <w:bookmarkEnd w:id="8"/>
    </w:p>
    <w:p w14:paraId="7F2ED0F7" w14:textId="64EDD780" w:rsidR="00104413" w:rsidRPr="00942891" w:rsidRDefault="00104413" w:rsidP="008B5DE4">
      <w:pPr>
        <w:pStyle w:val="Osnovnitekst"/>
        <w:rPr>
          <w:lang w:val="sr-Cyrl-RS"/>
        </w:rPr>
      </w:pPr>
      <w:r w:rsidRPr="00942891">
        <w:rPr>
          <w:lang w:val="sr-Cyrl-RS"/>
        </w:rPr>
        <w:t>Да би шифра могла да се користи за заштиту информација, неопходно је да задовољава одговарајуће захтеве квалитета:</w:t>
      </w:r>
    </w:p>
    <w:p w14:paraId="4E74BEEB" w14:textId="05B31A32" w:rsidR="00A042BE" w:rsidRPr="00942891" w:rsidRDefault="00A042BE" w:rsidP="00C23999">
      <w:pPr>
        <w:pStyle w:val="Nabrajanje"/>
        <w:rPr>
          <w:lang w:val="sr-Cyrl-RS"/>
        </w:rPr>
      </w:pPr>
      <w:r w:rsidRPr="00942891">
        <w:rPr>
          <w:lang w:val="sr-Cyrl-RS"/>
        </w:rPr>
        <w:t>Практичност – брзина и лакоћа рада</w:t>
      </w:r>
    </w:p>
    <w:p w14:paraId="0D167F49" w14:textId="11F8DB0D" w:rsidR="00A042BE" w:rsidRPr="00942891" w:rsidRDefault="00A042BE" w:rsidP="00C23999">
      <w:pPr>
        <w:pStyle w:val="Nabrajanje"/>
        <w:rPr>
          <w:lang w:val="sr-Cyrl-RS"/>
        </w:rPr>
      </w:pPr>
      <w:r w:rsidRPr="00942891">
        <w:rPr>
          <w:lang w:val="sr-Cyrl-RS"/>
        </w:rPr>
        <w:t>Економичност – однос дужине отвореног и шифрованог текста. Неекономична шифра смањује брзину рада, оптерећује преносне путеве и захтева веће материјалне издатке.</w:t>
      </w:r>
    </w:p>
    <w:p w14:paraId="59E0D762" w14:textId="314FA18C" w:rsidR="00A042BE" w:rsidRPr="00942891" w:rsidRDefault="00A042BE" w:rsidP="00C23999">
      <w:pPr>
        <w:pStyle w:val="Nabrajanje"/>
        <w:rPr>
          <w:lang w:val="sr-Cyrl-RS"/>
        </w:rPr>
      </w:pPr>
      <w:r w:rsidRPr="00942891">
        <w:rPr>
          <w:lang w:val="sr-Cyrl-RS"/>
        </w:rPr>
        <w:t xml:space="preserve">Осетљивост на грешке – процена да ли је због евентуалне грешке у шифровању немогуће дешифровати поруку или не. </w:t>
      </w:r>
    </w:p>
    <w:p w14:paraId="1AF32139" w14:textId="5633F049" w:rsidR="00A042BE" w:rsidRPr="00942891" w:rsidRDefault="00A042BE" w:rsidP="00C23999">
      <w:pPr>
        <w:pStyle w:val="Nabrajanje"/>
        <w:rPr>
          <w:lang w:val="sr-Cyrl-RS"/>
        </w:rPr>
      </w:pPr>
      <w:r w:rsidRPr="00942891">
        <w:rPr>
          <w:lang w:val="sr-Cyrl-RS"/>
        </w:rPr>
        <w:lastRenderedPageBreak/>
        <w:t>Криптолошка вредност – „сигурност“ шифре, односно отпорност на декриптовање. Овом оценом се баве одређене државне институције.</w:t>
      </w:r>
      <w:r w:rsidR="00040A33" w:rsidRPr="00942891">
        <w:rPr>
          <w:lang w:val="sr-Cyrl-RS"/>
        </w:rPr>
        <w:t>[2]</w:t>
      </w:r>
    </w:p>
    <w:p w14:paraId="2F72DE79" w14:textId="7530F5A9" w:rsidR="00874A13" w:rsidRPr="00942891" w:rsidRDefault="00874A13" w:rsidP="00874A13">
      <w:pPr>
        <w:pStyle w:val="IIInivonaslova-Odeljak"/>
        <w:rPr>
          <w:lang w:val="sr-Cyrl-RS"/>
        </w:rPr>
      </w:pPr>
      <w:bookmarkStart w:id="9" w:name="_Toc212025105"/>
      <w:r w:rsidRPr="00942891">
        <w:rPr>
          <w:lang w:val="sr-Cyrl-RS"/>
        </w:rPr>
        <w:t>Савремени криптографски системи - преглед</w:t>
      </w:r>
      <w:bookmarkEnd w:id="9"/>
    </w:p>
    <w:p w14:paraId="356D769A" w14:textId="61009EB9" w:rsidR="00A042BE" w:rsidRPr="00942891" w:rsidRDefault="008B5DE4" w:rsidP="008B5DE4">
      <w:pPr>
        <w:pStyle w:val="Osnovnitekst"/>
        <w:rPr>
          <w:lang w:val="sr-Cyrl-RS"/>
        </w:rPr>
      </w:pPr>
      <w:r w:rsidRPr="00942891">
        <w:rPr>
          <w:lang w:val="sr-Cyrl-RS"/>
        </w:rPr>
        <w:t>Развојем дигиталних технологија и рачунара, криптографија је доживела значајну трансформацију. За разлику од класичних система који су углавном били засновани на једноставним алфабетским трансформацијама и ручној примени, савремени криптографски системи користе комплексне математичке алгоритме и обраду великих количина података у реалном времену. Кључна подела у савременој криптографији односи се на симетричну и асиметричну криптографију.</w:t>
      </w:r>
    </w:p>
    <w:p w14:paraId="61A014C1" w14:textId="49265D3E" w:rsidR="00DB380E" w:rsidRPr="00CC4124" w:rsidRDefault="008B5DE4" w:rsidP="008B5DE4">
      <w:pPr>
        <w:pStyle w:val="Osnovnitekst"/>
        <w:rPr>
          <w:lang w:val="en-GB"/>
        </w:rPr>
      </w:pPr>
      <w:r w:rsidRPr="00942891">
        <w:rPr>
          <w:lang w:val="sr-Cyrl-RS"/>
        </w:rPr>
        <w:t xml:space="preserve">Симетрични системи функционишу на принципу </w:t>
      </w:r>
      <w:r w:rsidR="00B57635" w:rsidRPr="00942891">
        <w:rPr>
          <w:lang w:val="sr-Cyrl-RS"/>
        </w:rPr>
        <w:t>истог</w:t>
      </w:r>
      <w:r w:rsidRPr="00942891">
        <w:rPr>
          <w:lang w:val="sr-Cyrl-RS"/>
        </w:rPr>
        <w:t xml:space="preserve"> тајн</w:t>
      </w:r>
      <w:r w:rsidR="00B57635" w:rsidRPr="00942891">
        <w:rPr>
          <w:lang w:val="sr-Cyrl-RS"/>
        </w:rPr>
        <w:t>ог</w:t>
      </w:r>
      <w:r w:rsidRPr="00942891">
        <w:rPr>
          <w:lang w:val="sr-Cyrl-RS"/>
        </w:rPr>
        <w:t xml:space="preserve"> кључ</w:t>
      </w:r>
      <w:r w:rsidR="00B57635" w:rsidRPr="00942891">
        <w:rPr>
          <w:lang w:val="sr-Cyrl-RS"/>
        </w:rPr>
        <w:t>а</w:t>
      </w:r>
      <w:r w:rsidR="00667642" w:rsidRPr="00942891">
        <w:rPr>
          <w:lang w:val="sr-Cyrl-RS"/>
        </w:rPr>
        <w:t xml:space="preserve"> који</w:t>
      </w:r>
      <w:r w:rsidRPr="00942891">
        <w:rPr>
          <w:lang w:val="sr-Cyrl-RS"/>
        </w:rPr>
        <w:t xml:space="preserve"> користе и пошиљалац и прималац поруке. Овај приступ је директан наследник класичних шифара. Најпознатији симетрични алгоритми данас су DES</w:t>
      </w:r>
      <w:r w:rsidR="00CE7E6B" w:rsidRPr="00942891">
        <w:rPr>
          <w:lang w:val="sr-Cyrl-RS"/>
        </w:rPr>
        <w:t xml:space="preserve"> </w:t>
      </w:r>
      <w:r w:rsidRPr="00942891">
        <w:rPr>
          <w:i/>
          <w:iCs/>
          <w:lang w:val="sr-Cyrl-RS"/>
        </w:rPr>
        <w:t xml:space="preserve">(Data Encryption Standard), </w:t>
      </w:r>
      <w:r w:rsidRPr="00942891">
        <w:rPr>
          <w:lang w:val="sr-Cyrl-RS"/>
        </w:rPr>
        <w:t>3DES</w:t>
      </w:r>
      <w:r w:rsidR="00CE7E6B" w:rsidRPr="00942891">
        <w:rPr>
          <w:lang w:val="sr-Cyrl-RS"/>
        </w:rPr>
        <w:t xml:space="preserve"> </w:t>
      </w:r>
      <w:r w:rsidRPr="00942891">
        <w:rPr>
          <w:i/>
          <w:iCs/>
          <w:lang w:val="sr-Cyrl-RS"/>
        </w:rPr>
        <w:t xml:space="preserve">(Triple Data Encryption Standard) </w:t>
      </w:r>
      <w:r w:rsidRPr="00942891">
        <w:rPr>
          <w:lang w:val="sr-Cyrl-RS"/>
        </w:rPr>
        <w:t>и</w:t>
      </w:r>
      <w:r w:rsidRPr="00942891">
        <w:rPr>
          <w:i/>
          <w:iCs/>
          <w:lang w:val="sr-Cyrl-RS"/>
        </w:rPr>
        <w:t xml:space="preserve"> </w:t>
      </w:r>
      <w:r w:rsidRPr="00942891">
        <w:rPr>
          <w:lang w:val="sr-Cyrl-RS"/>
        </w:rPr>
        <w:t>AES</w:t>
      </w:r>
      <w:r w:rsidR="00CE7E6B" w:rsidRPr="00942891">
        <w:rPr>
          <w:lang w:val="sr-Cyrl-RS"/>
        </w:rPr>
        <w:t xml:space="preserve"> </w:t>
      </w:r>
      <w:r w:rsidRPr="00942891">
        <w:rPr>
          <w:i/>
          <w:iCs/>
          <w:lang w:val="sr-Cyrl-RS"/>
        </w:rPr>
        <w:t>(Advanced Encryption Standard).</w:t>
      </w:r>
      <w:r w:rsidR="00DB380E" w:rsidRPr="00942891">
        <w:rPr>
          <w:i/>
          <w:iCs/>
          <w:lang w:val="sr-Cyrl-RS"/>
        </w:rPr>
        <w:t xml:space="preserve"> </w:t>
      </w:r>
      <w:r w:rsidR="00DB380E" w:rsidRPr="00942891">
        <w:rPr>
          <w:lang w:val="sr-Cyrl-RS"/>
        </w:rPr>
        <w:t>Они се користе у различитим сферама – од заштите електронских плаћања до енкрипције датотека.</w:t>
      </w:r>
      <w:r w:rsidR="00CC4124">
        <w:rPr>
          <w:lang w:val="sr-Cyrl-RS"/>
        </w:rPr>
        <w:t xml:space="preserve"> </w:t>
      </w:r>
      <w:r w:rsidR="00CC4124">
        <w:rPr>
          <w:lang w:val="en-GB"/>
        </w:rPr>
        <w:t>[3]</w:t>
      </w:r>
    </w:p>
    <w:p w14:paraId="0340BF2D" w14:textId="55A8A8AF" w:rsidR="008B5DE4" w:rsidRPr="00CC4124" w:rsidRDefault="00DB380E" w:rsidP="008B5DE4">
      <w:pPr>
        <w:pStyle w:val="Osnovnitekst"/>
        <w:rPr>
          <w:lang w:val="en-GB"/>
        </w:rPr>
      </w:pPr>
      <w:r w:rsidRPr="00942891">
        <w:rPr>
          <w:lang w:val="sr-Cyrl-RS"/>
        </w:rPr>
        <w:t>Асиметрична криптографија представља једну од најважнијих иновација у овој области. Уведена је 1970-их година и омогућава употребу два различита кључа – јавног и приватног.</w:t>
      </w:r>
      <w:r w:rsidR="001E24E1" w:rsidRPr="00942891">
        <w:rPr>
          <w:lang w:val="sr-Cyrl-RS"/>
        </w:rPr>
        <w:t xml:space="preserve"> </w:t>
      </w:r>
      <w:r w:rsidRPr="00942891">
        <w:rPr>
          <w:lang w:val="sr-Cyrl-RS"/>
        </w:rPr>
        <w:t>Овај приступ омогућио је појаву дигиталних потписа, електронске идентификације и сигурне размене података преко интернета.</w:t>
      </w:r>
      <w:r w:rsidR="008B5DE4" w:rsidRPr="00942891">
        <w:rPr>
          <w:i/>
          <w:iCs/>
          <w:lang w:val="sr-Cyrl-RS"/>
        </w:rPr>
        <w:t xml:space="preserve"> </w:t>
      </w:r>
      <w:r w:rsidRPr="00942891">
        <w:rPr>
          <w:lang w:val="sr-Cyrl-RS"/>
        </w:rPr>
        <w:t>Најпознатији алгоритам ове врсте је RSA</w:t>
      </w:r>
      <w:r w:rsidR="00CE7E6B" w:rsidRPr="00942891">
        <w:rPr>
          <w:lang w:val="sr-Cyrl-RS"/>
        </w:rPr>
        <w:t xml:space="preserve"> </w:t>
      </w:r>
      <w:r w:rsidRPr="00942891">
        <w:rPr>
          <w:lang w:val="sr-Cyrl-RS"/>
        </w:rPr>
        <w:t>(</w:t>
      </w:r>
      <w:r w:rsidRPr="00942891">
        <w:rPr>
          <w:i/>
          <w:iCs/>
          <w:lang w:val="sr-Cyrl-RS"/>
        </w:rPr>
        <w:t>Rivest-Shamir-Adleman</w:t>
      </w:r>
      <w:r w:rsidRPr="00942891">
        <w:rPr>
          <w:lang w:val="sr-Cyrl-RS"/>
        </w:rPr>
        <w:t>).</w:t>
      </w:r>
      <w:r w:rsidR="00CC4124">
        <w:rPr>
          <w:lang w:val="en-GB"/>
        </w:rPr>
        <w:t xml:space="preserve"> [3]</w:t>
      </w:r>
    </w:p>
    <w:p w14:paraId="130B2D78" w14:textId="506DE0F4" w:rsidR="00DB380E" w:rsidRPr="00942891" w:rsidRDefault="00DB380E" w:rsidP="008B5DE4">
      <w:pPr>
        <w:pStyle w:val="Osnovnitekst"/>
        <w:rPr>
          <w:lang w:val="sr-Cyrl-RS"/>
        </w:rPr>
      </w:pPr>
      <w:r w:rsidRPr="00942891">
        <w:rPr>
          <w:lang w:val="sr-Cyrl-RS"/>
        </w:rPr>
        <w:t xml:space="preserve">Сви класични системи су подразумевано симетрични системи. Иако савремена криптографија напредује великом брзином, класична криптографија, због своје релативне једноставности, остаје </w:t>
      </w:r>
      <w:r w:rsidR="00F07636" w:rsidRPr="00942891">
        <w:rPr>
          <w:lang w:val="sr-Cyrl-RS"/>
        </w:rPr>
        <w:t xml:space="preserve">предмет интересовања </w:t>
      </w:r>
      <w:r w:rsidRPr="00942891">
        <w:rPr>
          <w:lang w:val="sr-Cyrl-RS"/>
        </w:rPr>
        <w:t>шире</w:t>
      </w:r>
      <w:r w:rsidR="00F07636" w:rsidRPr="00942891">
        <w:rPr>
          <w:lang w:val="sr-Cyrl-RS"/>
        </w:rPr>
        <w:t>г</w:t>
      </w:r>
      <w:r w:rsidRPr="00942891">
        <w:rPr>
          <w:lang w:val="sr-Cyrl-RS"/>
        </w:rPr>
        <w:t xml:space="preserve"> аудиторијум</w:t>
      </w:r>
      <w:r w:rsidR="00F07636" w:rsidRPr="00942891">
        <w:rPr>
          <w:lang w:val="sr-Cyrl-RS"/>
        </w:rPr>
        <w:t>а</w:t>
      </w:r>
      <w:r w:rsidRPr="00942891">
        <w:rPr>
          <w:lang w:val="sr-Cyrl-RS"/>
        </w:rPr>
        <w:t xml:space="preserve">. </w:t>
      </w:r>
      <w:r w:rsidR="00CE7E6B" w:rsidRPr="00942891">
        <w:rPr>
          <w:lang w:val="sr-Cyrl-RS"/>
        </w:rPr>
        <w:t>Посебно место у историји задржала је Енигма машина, као симбол технолошког врхунца симетричне класичне криптографије. Њен рад, принципи функционисања и историјски значај биће детаљно представљени у наредном поглављу.</w:t>
      </w:r>
    </w:p>
    <w:p w14:paraId="09366662" w14:textId="77777777" w:rsidR="00CE7E6B" w:rsidRPr="00942891" w:rsidRDefault="00CE7E6B" w:rsidP="008B5DE4">
      <w:pPr>
        <w:pStyle w:val="Osnovnitekst"/>
        <w:rPr>
          <w:lang w:val="sr-Cyrl-RS"/>
        </w:rPr>
      </w:pPr>
    </w:p>
    <w:p w14:paraId="4CB5EEFE" w14:textId="1559A675" w:rsidR="00CE7E6B" w:rsidRPr="00942891" w:rsidRDefault="00CE7E6B" w:rsidP="00CE7E6B">
      <w:pPr>
        <w:pStyle w:val="Inivonaslova-Poglavlje"/>
        <w:rPr>
          <w:lang w:val="sr-Cyrl-RS"/>
        </w:rPr>
      </w:pPr>
      <w:r w:rsidRPr="00942891">
        <w:rPr>
          <w:lang w:val="sr-Cyrl-RS"/>
        </w:rPr>
        <w:lastRenderedPageBreak/>
        <w:t xml:space="preserve"> </w:t>
      </w:r>
      <w:bookmarkStart w:id="10" w:name="_Toc212025106"/>
      <w:r w:rsidRPr="00942891">
        <w:rPr>
          <w:lang w:val="sr-Cyrl-RS"/>
        </w:rPr>
        <w:t>Историјат и рад енигма машине</w:t>
      </w:r>
      <w:bookmarkEnd w:id="10"/>
    </w:p>
    <w:p w14:paraId="4E7FD965" w14:textId="12C3434D" w:rsidR="000563B4" w:rsidRPr="00942891" w:rsidRDefault="00A86E37" w:rsidP="003401CE">
      <w:pPr>
        <w:pStyle w:val="Osnovnitekst"/>
        <w:rPr>
          <w:lang w:val="sr-Cyrl-RS"/>
        </w:rPr>
      </w:pPr>
      <w:r w:rsidRPr="00942891">
        <w:rPr>
          <w:lang w:val="sr-Cyrl-RS"/>
        </w:rPr>
        <w:t xml:space="preserve">У приближно </w:t>
      </w:r>
      <w:r w:rsidR="00BB5032" w:rsidRPr="00942891">
        <w:rPr>
          <w:lang w:val="sr-Cyrl-RS"/>
        </w:rPr>
        <w:t>исто</w:t>
      </w:r>
      <w:r w:rsidRPr="00942891">
        <w:rPr>
          <w:lang w:val="sr-Cyrl-RS"/>
        </w:rPr>
        <w:t xml:space="preserve"> време ка</w:t>
      </w:r>
      <w:r w:rsidR="00724B36" w:rsidRPr="00942891">
        <w:rPr>
          <w:lang w:val="sr-Cyrl-RS"/>
        </w:rPr>
        <w:t>о и</w:t>
      </w:r>
      <w:r w:rsidRPr="00942891">
        <w:rPr>
          <w:lang w:val="sr-Cyrl-RS"/>
        </w:rPr>
        <w:t xml:space="preserve"> Едвард Хиберн, </w:t>
      </w:r>
      <w:r w:rsidR="002E0804" w:rsidRPr="00942891">
        <w:rPr>
          <w:lang w:val="sr-Cyrl-RS"/>
        </w:rPr>
        <w:t>и други</w:t>
      </w:r>
      <w:r w:rsidRPr="00942891">
        <w:rPr>
          <w:lang w:val="sr-Cyrl-RS"/>
        </w:rPr>
        <w:t xml:space="preserve"> проналаза</w:t>
      </w:r>
      <w:r w:rsidR="006232E8" w:rsidRPr="00942891">
        <w:rPr>
          <w:lang w:val="sr-Cyrl-RS"/>
        </w:rPr>
        <w:t>ч</w:t>
      </w:r>
      <w:r w:rsidR="002E0804" w:rsidRPr="00942891">
        <w:rPr>
          <w:lang w:val="sr-Cyrl-RS"/>
        </w:rPr>
        <w:t>и</w:t>
      </w:r>
      <w:r w:rsidRPr="00942891">
        <w:rPr>
          <w:lang w:val="sr-Cyrl-RS"/>
        </w:rPr>
        <w:t xml:space="preserve"> поднел</w:t>
      </w:r>
      <w:r w:rsidR="002E0804" w:rsidRPr="00942891">
        <w:rPr>
          <w:lang w:val="sr-Cyrl-RS"/>
        </w:rPr>
        <w:t>и су</w:t>
      </w:r>
      <w:r w:rsidRPr="00942891">
        <w:rPr>
          <w:lang w:val="sr-Cyrl-RS"/>
        </w:rPr>
        <w:t xml:space="preserve"> своје патент</w:t>
      </w:r>
      <w:r w:rsidR="002E0804" w:rsidRPr="00942891">
        <w:rPr>
          <w:lang w:val="sr-Cyrl-RS"/>
        </w:rPr>
        <w:t>не пријаве</w:t>
      </w:r>
      <w:r w:rsidRPr="00942891">
        <w:rPr>
          <w:lang w:val="sr-Cyrl-RS"/>
        </w:rPr>
        <w:t xml:space="preserve"> </w:t>
      </w:r>
      <w:r w:rsidR="00BE038C" w:rsidRPr="00942891">
        <w:rPr>
          <w:lang w:val="sr-Cyrl-RS"/>
        </w:rPr>
        <w:t xml:space="preserve">везане за роторе и </w:t>
      </w:r>
      <w:r w:rsidR="007A2BB4" w:rsidRPr="00942891">
        <w:rPr>
          <w:lang w:val="sr-Cyrl-RS"/>
        </w:rPr>
        <w:t>роторске</w:t>
      </w:r>
      <w:r w:rsidRPr="00942891">
        <w:rPr>
          <w:lang w:val="sr-Cyrl-RS"/>
        </w:rPr>
        <w:t xml:space="preserve"> машине. </w:t>
      </w:r>
      <w:r w:rsidR="00FB69E6" w:rsidRPr="00FB69E6">
        <w:rPr>
          <w:lang w:val="sr-Cyrl-RS"/>
        </w:rPr>
        <w:t>Један од њих био је немачки електроинжењер Артур Шербијус (1878–1929), који је одиграо кључну улогу у развоју криптографских уређаја.</w:t>
      </w:r>
      <w:r w:rsidR="00FB69E6">
        <w:rPr>
          <w:lang w:val="sr-Cyrl-RS"/>
        </w:rPr>
        <w:t xml:space="preserve"> </w:t>
      </w:r>
      <w:r w:rsidR="00FB69E6" w:rsidRPr="00FB69E6">
        <w:rPr>
          <w:lang w:val="sr-Cyrl-RS"/>
        </w:rPr>
        <w:t>Он је познат као изумитељ Енигма машине, једне од најпознатијих и најкомплекснијих роторских машина у историји криптографије.</w:t>
      </w:r>
    </w:p>
    <w:p w14:paraId="4403D31E" w14:textId="3078B27B" w:rsidR="0021125F" w:rsidRPr="00942891" w:rsidRDefault="0021125F" w:rsidP="0021125F">
      <w:pPr>
        <w:pStyle w:val="IInivonaslova-Potpoglavlje"/>
        <w:rPr>
          <w:lang w:val="sr-Cyrl-RS"/>
        </w:rPr>
      </w:pPr>
      <w:bookmarkStart w:id="11" w:name="_Toc212025107"/>
      <w:r w:rsidRPr="00942891">
        <w:rPr>
          <w:lang w:val="sr-Cyrl-RS"/>
        </w:rPr>
        <w:t>Од изума до рата: Пут Енигма машине</w:t>
      </w:r>
      <w:bookmarkEnd w:id="11"/>
    </w:p>
    <w:p w14:paraId="130E0856" w14:textId="5769A13B" w:rsidR="0021125F" w:rsidRPr="00942891" w:rsidRDefault="00B808DE" w:rsidP="0021125F">
      <w:pPr>
        <w:pStyle w:val="Osnovnitekst"/>
        <w:rPr>
          <w:lang w:val="sr-Cyrl-RS"/>
        </w:rPr>
      </w:pPr>
      <w:r w:rsidRPr="00B808DE">
        <w:rPr>
          <w:lang w:val="sr-Cyrl-RS"/>
        </w:rPr>
        <w:t>У наставку су приказане кључне фазе развоја Енигма машине, од почетних идеја до њене масовне примене у војне сврхе. Развој овог уређаја одвијао се кроз више верзија и унапређења</w:t>
      </w:r>
      <w:r w:rsidR="006B63BC">
        <w:rPr>
          <w:lang w:val="sr-Cyrl-RS"/>
        </w:rPr>
        <w:t>, са циљем да се побољша сигурност комуникације</w:t>
      </w:r>
      <w:r w:rsidRPr="00B808DE">
        <w:rPr>
          <w:lang w:val="sr-Cyrl-RS"/>
        </w:rPr>
        <w:t>. Посебна пажња посвећена је основном прототипу машине и разлозима који су довели до његовог даљег унапређења.</w:t>
      </w:r>
    </w:p>
    <w:p w14:paraId="56CD846D" w14:textId="1FA7690A" w:rsidR="0021125F" w:rsidRPr="00942891" w:rsidRDefault="0021125F" w:rsidP="0021125F">
      <w:pPr>
        <w:pStyle w:val="IIInivonaslova-Odeljak"/>
        <w:rPr>
          <w:lang w:val="sr-Cyrl-RS"/>
        </w:rPr>
      </w:pPr>
      <w:bookmarkStart w:id="12" w:name="_Toc212025108"/>
      <w:r w:rsidRPr="00942891">
        <w:rPr>
          <w:lang w:val="sr-Cyrl-RS"/>
        </w:rPr>
        <w:t>Порекло Енигме</w:t>
      </w:r>
      <w:bookmarkEnd w:id="12"/>
    </w:p>
    <w:p w14:paraId="456DAAE9" w14:textId="115E2897" w:rsidR="0022606B" w:rsidRPr="00942891" w:rsidRDefault="00EA1D5A" w:rsidP="00EA1D5A">
      <w:pPr>
        <w:pStyle w:val="Osnovnitekst"/>
        <w:rPr>
          <w:lang w:val="sr-Cyrl-RS"/>
        </w:rPr>
      </w:pPr>
      <w:r w:rsidRPr="00942891">
        <w:rPr>
          <w:lang w:val="sr-Cyrl-RS"/>
        </w:rPr>
        <w:t xml:space="preserve">Развој Енигма машине започиње 1918. године, када Артур Шербијус патентира свој први прототип шифарске машине. Названа </w:t>
      </w:r>
      <w:r w:rsidR="000D715B" w:rsidRPr="00942891">
        <w:rPr>
          <w:lang w:val="sr-Cyrl-RS"/>
        </w:rPr>
        <w:t>„</w:t>
      </w:r>
      <w:r w:rsidRPr="00942891">
        <w:rPr>
          <w:lang w:val="sr-Cyrl-RS"/>
        </w:rPr>
        <w:t>тест-машина</w:t>
      </w:r>
      <w:r w:rsidR="000D715B" w:rsidRPr="00942891">
        <w:rPr>
          <w:lang w:val="sr-Cyrl-RS"/>
        </w:rPr>
        <w:t>“</w:t>
      </w:r>
      <w:r w:rsidRPr="00942891">
        <w:rPr>
          <w:lang w:val="sr-Cyrl-RS"/>
        </w:rPr>
        <w:t xml:space="preserve"> (нем. </w:t>
      </w:r>
      <w:r w:rsidRPr="00942891">
        <w:rPr>
          <w:i/>
          <w:iCs/>
          <w:lang w:val="sr-Cyrl-RS"/>
        </w:rPr>
        <w:t>Probemaschine</w:t>
      </w:r>
      <w:r w:rsidRPr="00942891">
        <w:rPr>
          <w:lang w:val="sr-Cyrl-RS"/>
        </w:rPr>
        <w:t xml:space="preserve">), она представља почетни корак </w:t>
      </w:r>
      <w:r w:rsidR="00010D2A" w:rsidRPr="00942891">
        <w:rPr>
          <w:lang w:val="sr-Cyrl-RS"/>
        </w:rPr>
        <w:t xml:space="preserve">ка </w:t>
      </w:r>
      <w:r w:rsidRPr="00942891">
        <w:rPr>
          <w:lang w:val="sr-Cyrl-RS"/>
        </w:rPr>
        <w:t>електромеханичко</w:t>
      </w:r>
      <w:r w:rsidR="00010D2A" w:rsidRPr="00942891">
        <w:rPr>
          <w:lang w:val="sr-Cyrl-RS"/>
        </w:rPr>
        <w:t>м</w:t>
      </w:r>
      <w:r w:rsidRPr="00942891">
        <w:rPr>
          <w:lang w:val="sr-Cyrl-RS"/>
        </w:rPr>
        <w:t xml:space="preserve"> шифровањ</w:t>
      </w:r>
      <w:r w:rsidR="00010D2A" w:rsidRPr="00942891">
        <w:rPr>
          <w:lang w:val="sr-Cyrl-RS"/>
        </w:rPr>
        <w:t>у</w:t>
      </w:r>
      <w:r w:rsidRPr="00942891">
        <w:rPr>
          <w:lang w:val="sr-Cyrl-RS"/>
        </w:rPr>
        <w:t xml:space="preserve">. Шербијус је већ тада имао визију да његов уређај може бити примењен не само у војне, већ и у комерцијалне сврхе. Убрзо је развој кренуо у два технолошка смера: један је користио систем лампица за приказ резултата шифровања, док је други функционисао попут писаће машине, штампајући шифровани текст директно на папир. </w:t>
      </w:r>
      <w:r w:rsidR="0022606B" w:rsidRPr="00942891">
        <w:rPr>
          <w:lang w:val="sr-Cyrl-RS"/>
        </w:rPr>
        <w:t>Колико је познато, ниједан од раних Шербијусових прототи</w:t>
      </w:r>
      <w:r w:rsidR="00935F94" w:rsidRPr="00942891">
        <w:rPr>
          <w:lang w:val="sr-Cyrl-RS"/>
        </w:rPr>
        <w:t>п</w:t>
      </w:r>
      <w:r w:rsidR="003F5C91" w:rsidRPr="00942891">
        <w:rPr>
          <w:lang w:val="sr-Cyrl-RS"/>
        </w:rPr>
        <w:t>ов</w:t>
      </w:r>
      <w:r w:rsidR="0022606B" w:rsidRPr="00942891">
        <w:rPr>
          <w:lang w:val="sr-Cyrl-RS"/>
        </w:rPr>
        <w:t>а Енигме није сачуван до данас.</w:t>
      </w:r>
    </w:p>
    <w:p w14:paraId="4AFD9AF1" w14:textId="0753EB91" w:rsidR="0022606B" w:rsidRPr="00942891" w:rsidRDefault="0022606B" w:rsidP="0022606B">
      <w:pPr>
        <w:pStyle w:val="Osnovnitekst"/>
        <w:rPr>
          <w:lang w:val="sr-Cyrl-RS"/>
        </w:rPr>
      </w:pPr>
      <w:r w:rsidRPr="00942891">
        <w:rPr>
          <w:lang w:val="sr-Cyrl-RS"/>
        </w:rPr>
        <w:t xml:space="preserve">Слика </w:t>
      </w:r>
      <w:r w:rsidR="005552A1" w:rsidRPr="00942891">
        <w:rPr>
          <w:lang w:val="sr-Cyrl-RS"/>
        </w:rPr>
        <w:t>3.1.1.1.</w:t>
      </w:r>
      <w:r w:rsidRPr="00942891">
        <w:rPr>
          <w:lang w:val="sr-Cyrl-RS"/>
        </w:rPr>
        <w:t xml:space="preserve"> приказује како је могла изгледати </w:t>
      </w:r>
      <w:r w:rsidR="0097635B" w:rsidRPr="00942891">
        <w:rPr>
          <w:lang w:val="sr-Cyrl-RS"/>
        </w:rPr>
        <w:t>тест-машина</w:t>
      </w:r>
      <w:r w:rsidRPr="00942891">
        <w:rPr>
          <w:i/>
          <w:iCs/>
          <w:lang w:val="sr-Cyrl-RS"/>
        </w:rPr>
        <w:t xml:space="preserve">, </w:t>
      </w:r>
      <w:r w:rsidRPr="00942891">
        <w:rPr>
          <w:lang w:val="sr-Cyrl-RS"/>
        </w:rPr>
        <w:t xml:space="preserve">на основу цртежа из описа патента. </w:t>
      </w:r>
      <w:r w:rsidR="00096800" w:rsidRPr="00942891">
        <w:rPr>
          <w:lang w:val="sr-Cyrl-RS"/>
        </w:rPr>
        <w:t>Контролна табла била</w:t>
      </w:r>
      <w:r w:rsidR="00217CCF" w:rsidRPr="00942891">
        <w:rPr>
          <w:lang w:val="sr-Cyrl-RS"/>
        </w:rPr>
        <w:t xml:space="preserve"> је</w:t>
      </w:r>
      <w:r w:rsidR="00096800" w:rsidRPr="00942891">
        <w:rPr>
          <w:lang w:val="sr-Cyrl-RS"/>
        </w:rPr>
        <w:t xml:space="preserve"> организована у матрицу од 5 редова и 5 колона, са укупно 25 тастера, од којих је сваки представљао по једно слово (осим слова „Ј“ које је изостављено). Са десне стране налазио се идентичан распоред лампица, које су осветљавале шифровано слово приликом уноса.</w:t>
      </w:r>
    </w:p>
    <w:p w14:paraId="696AAB1E" w14:textId="25BC7C69" w:rsidR="0022606B" w:rsidRPr="00942891" w:rsidRDefault="0022606B" w:rsidP="00D70C04">
      <w:pPr>
        <w:pStyle w:val="SlikeTabele"/>
        <w:rPr>
          <w:lang w:val="sr-Cyrl-RS"/>
        </w:rPr>
      </w:pPr>
      <w:r w:rsidRPr="00942891">
        <w:rPr>
          <w:noProof/>
          <w:lang w:val="sr-Cyrl-RS"/>
        </w:rPr>
        <w:drawing>
          <wp:inline distT="0" distB="0" distL="0" distR="0" wp14:anchorId="2A04AD26" wp14:editId="3EA6CAB3">
            <wp:extent cx="3357565" cy="2148840"/>
            <wp:effectExtent l="0" t="0" r="0" b="0"/>
            <wp:docPr id="20720876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7646" name="Graphic 2072087646"/>
                    <pic:cNvPicPr/>
                  </pic:nvPicPr>
                  <pic:blipFill>
                    <a:blip r:embed="rId15">
                      <a:extLst>
                        <a:ext uri="{96DAC541-7B7A-43D3-8B79-37D633B846F1}">
                          <asvg:svgBlip xmlns:asvg="http://schemas.microsoft.com/office/drawing/2016/SVG/main" r:embed="rId16"/>
                        </a:ext>
                      </a:extLst>
                    </a:blip>
                    <a:stretch>
                      <a:fillRect/>
                    </a:stretch>
                  </pic:blipFill>
                  <pic:spPr>
                    <a:xfrm>
                      <a:off x="0" y="0"/>
                      <a:ext cx="3416027" cy="2186255"/>
                    </a:xfrm>
                    <a:prstGeom prst="rect">
                      <a:avLst/>
                    </a:prstGeom>
                  </pic:spPr>
                </pic:pic>
              </a:graphicData>
            </a:graphic>
          </wp:inline>
        </w:drawing>
      </w:r>
    </w:p>
    <w:p w14:paraId="382E94B3" w14:textId="5F7CA382" w:rsidR="0022606B" w:rsidRPr="00942891" w:rsidRDefault="0022606B" w:rsidP="00D70C04">
      <w:pPr>
        <w:pStyle w:val="Oznakaslike"/>
        <w:rPr>
          <w:lang w:val="sr-Cyrl-RS"/>
        </w:rPr>
      </w:pPr>
      <w:bookmarkStart w:id="13" w:name="_Toc212025921"/>
      <w:r w:rsidRPr="00942891">
        <w:rPr>
          <w:lang w:val="sr-Cyrl-RS"/>
        </w:rPr>
        <w:t xml:space="preserve">Слика 3.1.1.1. </w:t>
      </w:r>
      <w:r w:rsidR="00B16D3C" w:rsidRPr="00942891">
        <w:rPr>
          <w:lang w:val="sr-Cyrl-RS"/>
        </w:rPr>
        <w:t>Потенцијални изглед првог прототипа Енигма машине</w:t>
      </w:r>
      <w:r w:rsidR="008E778C" w:rsidRPr="00942891">
        <w:rPr>
          <w:lang w:val="sr-Cyrl-RS"/>
        </w:rPr>
        <w:t xml:space="preserve"> [</w:t>
      </w:r>
      <w:r w:rsidR="00CC4124">
        <w:rPr>
          <w:lang w:val="en-GB"/>
        </w:rPr>
        <w:t>4</w:t>
      </w:r>
      <w:r w:rsidR="008E778C" w:rsidRPr="00942891">
        <w:rPr>
          <w:lang w:val="sr-Cyrl-RS"/>
        </w:rPr>
        <w:t>]</w:t>
      </w:r>
      <w:bookmarkEnd w:id="13"/>
    </w:p>
    <w:p w14:paraId="645D2B50" w14:textId="77777777" w:rsidR="00B16D3C" w:rsidRPr="00942891" w:rsidRDefault="00B16D3C" w:rsidP="00AC5720">
      <w:pPr>
        <w:pStyle w:val="Osnovnitekst"/>
        <w:ind w:firstLine="0"/>
        <w:rPr>
          <w:b/>
          <w:bCs/>
          <w:sz w:val="20"/>
          <w:szCs w:val="20"/>
          <w:lang w:val="sr-Cyrl-RS"/>
        </w:rPr>
      </w:pPr>
    </w:p>
    <w:p w14:paraId="07E61872" w14:textId="77777777" w:rsidR="004A5E88" w:rsidRPr="00942891" w:rsidRDefault="004A5E88" w:rsidP="00F413FA">
      <w:pPr>
        <w:pStyle w:val="Osnovnitekst"/>
        <w:rPr>
          <w:lang w:val="sr-Cyrl-RS"/>
        </w:rPr>
      </w:pPr>
    </w:p>
    <w:p w14:paraId="57287703" w14:textId="23C37B7B" w:rsidR="00D70C04" w:rsidRPr="00942891" w:rsidRDefault="00B16D3C" w:rsidP="00F413FA">
      <w:pPr>
        <w:pStyle w:val="Osnovnitekst"/>
        <w:rPr>
          <w:lang w:val="sr-Cyrl-RS"/>
        </w:rPr>
      </w:pPr>
      <w:r w:rsidRPr="00942891">
        <w:rPr>
          <w:lang w:val="sr-Cyrl-RS"/>
        </w:rPr>
        <w:tab/>
      </w:r>
      <w:r w:rsidR="00804747" w:rsidRPr="00942891">
        <w:rPr>
          <w:lang w:val="sr-Cyrl-RS"/>
        </w:rPr>
        <w:t xml:space="preserve">У покушају да побољша безбедност шифровања, Шербијус је </w:t>
      </w:r>
      <w:r w:rsidR="00F24127" w:rsidRPr="00942891">
        <w:rPr>
          <w:lang w:val="sr-Cyrl-RS"/>
        </w:rPr>
        <w:t>исте</w:t>
      </w:r>
      <w:r w:rsidR="00804747" w:rsidRPr="00942891">
        <w:rPr>
          <w:lang w:val="sr-Cyrl-RS"/>
        </w:rPr>
        <w:t xml:space="preserve"> године развио нови модел са два ротора, који је омогућавао 625 различитих конфигурација. Иако је то представљало напредак у односу на једнороторску машину са свега 25 могућих комбинација, Шербијус је схватио да је потребан већи број ротора како би се постигла озбиљна криптографска сигурност.</w:t>
      </w:r>
      <w:r w:rsidR="0035355D" w:rsidRPr="00942891">
        <w:rPr>
          <w:lang w:val="sr-Cyrl-RS"/>
        </w:rPr>
        <w:t xml:space="preserve"> Експериментисао је и са већим бројем ротора, </w:t>
      </w:r>
      <w:r w:rsidR="001E2888" w:rsidRPr="00942891">
        <w:rPr>
          <w:lang w:val="sr-Cyrl-RS"/>
        </w:rPr>
        <w:t>међутим</w:t>
      </w:r>
      <w:r w:rsidR="005F6E80" w:rsidRPr="00942891">
        <w:rPr>
          <w:lang w:val="sr-Cyrl-RS"/>
        </w:rPr>
        <w:t>,</w:t>
      </w:r>
      <w:r w:rsidR="001E2888" w:rsidRPr="00942891">
        <w:rPr>
          <w:lang w:val="sr-Cyrl-RS"/>
        </w:rPr>
        <w:t xml:space="preserve"> сусретао се са великим проблемима </w:t>
      </w:r>
      <w:r w:rsidR="007A2BB4" w:rsidRPr="00942891">
        <w:rPr>
          <w:lang w:val="sr-Cyrl-RS"/>
        </w:rPr>
        <w:t>везаним</w:t>
      </w:r>
      <w:r w:rsidR="001E2888" w:rsidRPr="00942891">
        <w:rPr>
          <w:lang w:val="sr-Cyrl-RS"/>
        </w:rPr>
        <w:t xml:space="preserve"> за контакте</w:t>
      </w:r>
      <w:r w:rsidR="00D27566" w:rsidRPr="00942891">
        <w:rPr>
          <w:lang w:val="sr-Cyrl-RS"/>
        </w:rPr>
        <w:t xml:space="preserve"> између </w:t>
      </w:r>
      <w:r w:rsidR="005F3438" w:rsidRPr="00942891">
        <w:rPr>
          <w:lang w:val="sr-Cyrl-RS"/>
        </w:rPr>
        <w:t>њих</w:t>
      </w:r>
      <w:r w:rsidR="001E2888" w:rsidRPr="00942891">
        <w:rPr>
          <w:lang w:val="sr-Cyrl-RS"/>
        </w:rPr>
        <w:t xml:space="preserve">. </w:t>
      </w:r>
      <w:r w:rsidR="00812B50" w:rsidRPr="00942891">
        <w:rPr>
          <w:lang w:val="sr-Cyrl-RS"/>
        </w:rPr>
        <w:t>Развој машине наставио се са 3 или 4 ротора, што ће касније постати стандард.</w:t>
      </w:r>
      <w:r w:rsidR="00F24127" w:rsidRPr="00942891">
        <w:rPr>
          <w:lang w:val="sr-Cyrl-RS"/>
        </w:rPr>
        <w:t xml:space="preserve"> У табели 3.1.1.1. приказан је број могућих </w:t>
      </w:r>
      <w:r w:rsidR="00BF0FEA">
        <w:rPr>
          <w:lang w:val="sr-Cyrl-RS"/>
        </w:rPr>
        <w:t>алфабета</w:t>
      </w:r>
      <w:r w:rsidR="00F24127" w:rsidRPr="00942891">
        <w:rPr>
          <w:lang w:val="sr-Cyrl-RS"/>
        </w:rPr>
        <w:t xml:space="preserve"> за </w:t>
      </w:r>
      <w:r w:rsidR="00531E84" w:rsidRPr="00942891">
        <w:rPr>
          <w:lang w:val="sr-Cyrl-RS"/>
        </w:rPr>
        <w:t>2, 7 или 12 различитих ротора.</w:t>
      </w:r>
    </w:p>
    <w:p w14:paraId="552995A4" w14:textId="548BBF5E" w:rsidR="001957CA" w:rsidRPr="00942891" w:rsidRDefault="001957CA" w:rsidP="00D70C04">
      <w:pPr>
        <w:pStyle w:val="Oznakatabele"/>
        <w:rPr>
          <w:lang w:val="sr-Cyrl-RS"/>
        </w:rPr>
      </w:pPr>
      <w:bookmarkStart w:id="14" w:name="_Toc212401199"/>
      <w:r w:rsidRPr="00942891">
        <w:rPr>
          <w:lang w:val="sr-Cyrl-RS"/>
        </w:rPr>
        <w:t xml:space="preserve">Табела 3.1.1.1. Приказ могућих </w:t>
      </w:r>
      <w:r w:rsidR="00BF0FEA">
        <w:rPr>
          <w:lang w:val="sr-Cyrl-RS"/>
        </w:rPr>
        <w:t xml:space="preserve">алфабета </w:t>
      </w:r>
      <w:r w:rsidRPr="00942891">
        <w:rPr>
          <w:lang w:val="sr-Cyrl-RS"/>
        </w:rPr>
        <w:t>у зависности од броја ротора у машини</w:t>
      </w:r>
      <w:r w:rsidR="008E778C" w:rsidRPr="00942891">
        <w:rPr>
          <w:lang w:val="sr-Cyrl-RS"/>
        </w:rPr>
        <w:t xml:space="preserve"> [</w:t>
      </w:r>
      <w:r w:rsidR="00CC4124">
        <w:rPr>
          <w:lang w:val="en-GB"/>
        </w:rPr>
        <w:t>4</w:t>
      </w:r>
      <w:r w:rsidR="008E778C" w:rsidRPr="00942891">
        <w:rPr>
          <w:lang w:val="sr-Cyrl-RS"/>
        </w:rPr>
        <w:t>]</w:t>
      </w:r>
      <w:bookmarkEnd w:id="14"/>
    </w:p>
    <w:tbl>
      <w:tblPr>
        <w:tblStyle w:val="TableGrid"/>
        <w:tblW w:w="0" w:type="auto"/>
        <w:tblLook w:val="04A0" w:firstRow="1" w:lastRow="0" w:firstColumn="1" w:lastColumn="0" w:noHBand="0" w:noVBand="1"/>
      </w:tblPr>
      <w:tblGrid>
        <w:gridCol w:w="3284"/>
        <w:gridCol w:w="3285"/>
        <w:gridCol w:w="3285"/>
      </w:tblGrid>
      <w:tr w:rsidR="001957CA" w:rsidRPr="00942891" w14:paraId="2F260C6B" w14:textId="77777777" w:rsidTr="009E5583">
        <w:tc>
          <w:tcPr>
            <w:tcW w:w="3284" w:type="dxa"/>
            <w:tcBorders>
              <w:top w:val="thinThickSmallGap" w:sz="24" w:space="0" w:color="000000"/>
              <w:bottom w:val="single" w:sz="12" w:space="0" w:color="000000"/>
            </w:tcBorders>
            <w:shd w:val="clear" w:color="auto" w:fill="E6E6E6"/>
          </w:tcPr>
          <w:p w14:paraId="1D329D39" w14:textId="69756B40" w:rsidR="001957CA" w:rsidRPr="00942891" w:rsidRDefault="001957CA" w:rsidP="00D70C04">
            <w:pPr>
              <w:pStyle w:val="SlikeTabele"/>
              <w:rPr>
                <w:lang w:val="sr-Cyrl-RS"/>
              </w:rPr>
            </w:pPr>
            <w:r w:rsidRPr="00942891">
              <w:rPr>
                <w:lang w:val="sr-Cyrl-RS"/>
              </w:rPr>
              <w:t>БРОЈ РОТОРА</w:t>
            </w:r>
          </w:p>
        </w:tc>
        <w:tc>
          <w:tcPr>
            <w:tcW w:w="3285" w:type="dxa"/>
            <w:tcBorders>
              <w:top w:val="thinThickSmallGap" w:sz="24" w:space="0" w:color="000000"/>
              <w:bottom w:val="single" w:sz="12" w:space="0" w:color="000000"/>
            </w:tcBorders>
            <w:shd w:val="clear" w:color="auto" w:fill="E6E6E6"/>
          </w:tcPr>
          <w:p w14:paraId="39C66228" w14:textId="6C00CBC8" w:rsidR="001957CA" w:rsidRPr="00942891" w:rsidRDefault="001957CA" w:rsidP="00D70C04">
            <w:pPr>
              <w:pStyle w:val="SlikeTabele"/>
              <w:rPr>
                <w:lang w:val="sr-Cyrl-RS"/>
              </w:rPr>
            </w:pPr>
            <w:r w:rsidRPr="00942891">
              <w:rPr>
                <w:lang w:val="sr-Cyrl-RS"/>
              </w:rPr>
              <w:t xml:space="preserve">БРОЈ </w:t>
            </w:r>
            <w:r w:rsidR="00BF0FEA">
              <w:rPr>
                <w:lang w:val="sr-Cyrl-RS"/>
              </w:rPr>
              <w:t>АЛФАБЕТА</w:t>
            </w:r>
          </w:p>
        </w:tc>
        <w:tc>
          <w:tcPr>
            <w:tcW w:w="3285" w:type="dxa"/>
            <w:tcBorders>
              <w:top w:val="thinThickSmallGap" w:sz="24" w:space="0" w:color="000000"/>
              <w:bottom w:val="single" w:sz="12" w:space="0" w:color="000000"/>
            </w:tcBorders>
            <w:shd w:val="clear" w:color="auto" w:fill="E6E6E6"/>
          </w:tcPr>
          <w:p w14:paraId="0AB07931" w14:textId="662EC483" w:rsidR="001957CA" w:rsidRPr="00942891" w:rsidRDefault="001957CA" w:rsidP="00D70C04">
            <w:pPr>
              <w:pStyle w:val="SlikeTabele"/>
              <w:rPr>
                <w:lang w:val="sr-Cyrl-RS"/>
              </w:rPr>
            </w:pPr>
            <w:r w:rsidRPr="00942891">
              <w:rPr>
                <w:lang w:val="sr-Cyrl-RS"/>
              </w:rPr>
              <w:t>НАУЧНИ ЗАПИС</w:t>
            </w:r>
          </w:p>
        </w:tc>
      </w:tr>
      <w:tr w:rsidR="001957CA" w:rsidRPr="00942891" w14:paraId="6E9F6370" w14:textId="77777777" w:rsidTr="009E5583">
        <w:tc>
          <w:tcPr>
            <w:tcW w:w="3284" w:type="dxa"/>
            <w:tcBorders>
              <w:top w:val="single" w:sz="12" w:space="0" w:color="000000"/>
            </w:tcBorders>
          </w:tcPr>
          <w:p w14:paraId="61B72083" w14:textId="2B35BC3E" w:rsidR="001957CA" w:rsidRPr="00942891" w:rsidRDefault="001957CA" w:rsidP="00D70C04">
            <w:pPr>
              <w:pStyle w:val="SlikeTabele"/>
              <w:rPr>
                <w:lang w:val="sr-Cyrl-RS"/>
              </w:rPr>
            </w:pPr>
            <w:r w:rsidRPr="00942891">
              <w:rPr>
                <w:lang w:val="sr-Cyrl-RS"/>
              </w:rPr>
              <w:t>2</w:t>
            </w:r>
          </w:p>
        </w:tc>
        <w:tc>
          <w:tcPr>
            <w:tcW w:w="3285" w:type="dxa"/>
            <w:tcBorders>
              <w:top w:val="single" w:sz="12" w:space="0" w:color="000000"/>
            </w:tcBorders>
          </w:tcPr>
          <w:p w14:paraId="496731E8" w14:textId="12EB2B6D" w:rsidR="001957CA" w:rsidRPr="00942891" w:rsidRDefault="001957CA" w:rsidP="00D70C04">
            <w:pPr>
              <w:pStyle w:val="SlikeTabele"/>
              <w:rPr>
                <w:lang w:val="sr-Cyrl-RS"/>
              </w:rPr>
            </w:pPr>
            <w:r w:rsidRPr="00942891">
              <w:rPr>
                <w:lang w:val="sr-Cyrl-RS"/>
              </w:rPr>
              <w:t>625</w:t>
            </w:r>
          </w:p>
        </w:tc>
        <w:tc>
          <w:tcPr>
            <w:tcW w:w="3285" w:type="dxa"/>
            <w:tcBorders>
              <w:top w:val="single" w:sz="12" w:space="0" w:color="000000"/>
            </w:tcBorders>
          </w:tcPr>
          <w:p w14:paraId="16F275D6" w14:textId="059CE467" w:rsidR="001957CA" w:rsidRPr="00942891" w:rsidRDefault="001957CA" w:rsidP="00D70C04">
            <w:pPr>
              <w:pStyle w:val="SlikeTabele"/>
              <w:rPr>
                <w:lang w:val="sr-Cyrl-RS"/>
              </w:rPr>
            </w:pPr>
            <w:r w:rsidRPr="00942891">
              <w:rPr>
                <w:lang w:val="sr-Cyrl-RS"/>
              </w:rPr>
              <w:t>25</w:t>
            </w:r>
            <w:r w:rsidRPr="00942891">
              <w:rPr>
                <w:vertAlign w:val="superscript"/>
                <w:lang w:val="sr-Cyrl-RS"/>
              </w:rPr>
              <w:t>2</w:t>
            </w:r>
          </w:p>
        </w:tc>
      </w:tr>
      <w:tr w:rsidR="001957CA" w:rsidRPr="00942891" w14:paraId="41A82432" w14:textId="77777777" w:rsidTr="00571C3B">
        <w:tc>
          <w:tcPr>
            <w:tcW w:w="3284" w:type="dxa"/>
          </w:tcPr>
          <w:p w14:paraId="73B6B193" w14:textId="6EF30547" w:rsidR="001957CA" w:rsidRPr="00942891" w:rsidRDefault="001957CA" w:rsidP="00D70C04">
            <w:pPr>
              <w:pStyle w:val="SlikeTabele"/>
              <w:rPr>
                <w:lang w:val="sr-Cyrl-RS"/>
              </w:rPr>
            </w:pPr>
            <w:r w:rsidRPr="00942891">
              <w:rPr>
                <w:lang w:val="sr-Cyrl-RS"/>
              </w:rPr>
              <w:t>7</w:t>
            </w:r>
          </w:p>
        </w:tc>
        <w:tc>
          <w:tcPr>
            <w:tcW w:w="3285" w:type="dxa"/>
          </w:tcPr>
          <w:p w14:paraId="42C75834" w14:textId="4DDF77F7" w:rsidR="001957CA" w:rsidRPr="00942891" w:rsidRDefault="001957CA" w:rsidP="00D70C04">
            <w:pPr>
              <w:pStyle w:val="SlikeTabele"/>
              <w:rPr>
                <w:lang w:val="sr-Cyrl-RS"/>
              </w:rPr>
            </w:pPr>
            <w:r w:rsidRPr="00942891">
              <w:rPr>
                <w:lang w:val="sr-Cyrl-RS"/>
              </w:rPr>
              <w:t>6 103 515 625</w:t>
            </w:r>
          </w:p>
        </w:tc>
        <w:tc>
          <w:tcPr>
            <w:tcW w:w="3285" w:type="dxa"/>
          </w:tcPr>
          <w:p w14:paraId="748F89D8" w14:textId="1402F187" w:rsidR="001957CA" w:rsidRPr="00942891" w:rsidRDefault="001957CA" w:rsidP="00D70C04">
            <w:pPr>
              <w:pStyle w:val="SlikeTabele"/>
              <w:rPr>
                <w:vertAlign w:val="superscript"/>
                <w:lang w:val="sr-Cyrl-RS"/>
              </w:rPr>
            </w:pPr>
            <w:r w:rsidRPr="00942891">
              <w:rPr>
                <w:lang w:val="sr-Cyrl-RS"/>
              </w:rPr>
              <w:t>6.1 × 10</w:t>
            </w:r>
            <w:r w:rsidRPr="00942891">
              <w:rPr>
                <w:vertAlign w:val="superscript"/>
                <w:lang w:val="sr-Cyrl-RS"/>
              </w:rPr>
              <w:t>9</w:t>
            </w:r>
          </w:p>
        </w:tc>
      </w:tr>
      <w:tr w:rsidR="001957CA" w:rsidRPr="00942891" w14:paraId="08956064" w14:textId="77777777" w:rsidTr="00571C3B">
        <w:tc>
          <w:tcPr>
            <w:tcW w:w="3284" w:type="dxa"/>
          </w:tcPr>
          <w:p w14:paraId="132CE554" w14:textId="55A185C1" w:rsidR="001957CA" w:rsidRPr="00942891" w:rsidRDefault="001957CA" w:rsidP="00D70C04">
            <w:pPr>
              <w:pStyle w:val="SlikeTabele"/>
              <w:rPr>
                <w:lang w:val="sr-Cyrl-RS"/>
              </w:rPr>
            </w:pPr>
            <w:r w:rsidRPr="00942891">
              <w:rPr>
                <w:lang w:val="sr-Cyrl-RS"/>
              </w:rPr>
              <w:t>12</w:t>
            </w:r>
          </w:p>
        </w:tc>
        <w:tc>
          <w:tcPr>
            <w:tcW w:w="3285" w:type="dxa"/>
          </w:tcPr>
          <w:p w14:paraId="3C66833C" w14:textId="260A6827" w:rsidR="001957CA" w:rsidRPr="00942891" w:rsidRDefault="001957CA" w:rsidP="00D70C04">
            <w:pPr>
              <w:pStyle w:val="SlikeTabele"/>
              <w:rPr>
                <w:lang w:val="sr-Cyrl-RS"/>
              </w:rPr>
            </w:pPr>
            <w:r w:rsidRPr="00942891">
              <w:rPr>
                <w:lang w:val="sr-Cyrl-RS"/>
              </w:rPr>
              <w:t>59 604 644 775 390 625</w:t>
            </w:r>
          </w:p>
        </w:tc>
        <w:tc>
          <w:tcPr>
            <w:tcW w:w="3285" w:type="dxa"/>
          </w:tcPr>
          <w:p w14:paraId="43C57139" w14:textId="1DAD529F" w:rsidR="001957CA" w:rsidRPr="00942891" w:rsidRDefault="001957CA" w:rsidP="00D70C04">
            <w:pPr>
              <w:pStyle w:val="SlikeTabele"/>
              <w:rPr>
                <w:vertAlign w:val="superscript"/>
                <w:lang w:val="sr-Cyrl-RS"/>
              </w:rPr>
            </w:pPr>
            <w:r w:rsidRPr="00942891">
              <w:rPr>
                <w:lang w:val="sr-Cyrl-RS"/>
              </w:rPr>
              <w:t>5.96 × 10</w:t>
            </w:r>
            <w:r w:rsidRPr="00942891">
              <w:rPr>
                <w:vertAlign w:val="superscript"/>
                <w:lang w:val="sr-Cyrl-RS"/>
              </w:rPr>
              <w:t>16</w:t>
            </w:r>
          </w:p>
        </w:tc>
      </w:tr>
    </w:tbl>
    <w:p w14:paraId="5ACB3589" w14:textId="3876CC9D" w:rsidR="00CD529E" w:rsidRPr="00942891" w:rsidRDefault="00CD529E" w:rsidP="00B16D3C">
      <w:pPr>
        <w:pStyle w:val="Osnovnitekst"/>
        <w:ind w:firstLine="0"/>
        <w:jc w:val="left"/>
        <w:rPr>
          <w:lang w:val="sr-Cyrl-RS"/>
        </w:rPr>
      </w:pPr>
    </w:p>
    <w:p w14:paraId="78213957" w14:textId="17E28A19" w:rsidR="001957CA" w:rsidRPr="00942891" w:rsidRDefault="00CD529E" w:rsidP="00CD529E">
      <w:pPr>
        <w:pStyle w:val="IIInivonaslova-Odeljak"/>
        <w:rPr>
          <w:lang w:val="sr-Cyrl-RS"/>
        </w:rPr>
      </w:pPr>
      <w:bookmarkStart w:id="15" w:name="_Toc212025109"/>
      <w:r w:rsidRPr="00942891">
        <w:rPr>
          <w:lang w:val="sr-Cyrl-RS"/>
        </w:rPr>
        <w:t>Комерцијалн</w:t>
      </w:r>
      <w:r w:rsidR="00CB7544" w:rsidRPr="00942891">
        <w:rPr>
          <w:lang w:val="sr-Cyrl-RS"/>
        </w:rPr>
        <w:t xml:space="preserve">и модели </w:t>
      </w:r>
      <w:r w:rsidR="00E5700D" w:rsidRPr="00942891">
        <w:rPr>
          <w:lang w:val="sr-Cyrl-RS"/>
        </w:rPr>
        <w:t>Енигме</w:t>
      </w:r>
      <w:bookmarkEnd w:id="15"/>
    </w:p>
    <w:p w14:paraId="00B976BE" w14:textId="3572B7E3" w:rsidR="004C3EF5" w:rsidRPr="00942891" w:rsidRDefault="00CD529E" w:rsidP="00EF3B96">
      <w:pPr>
        <w:pStyle w:val="Osnovnitekst"/>
        <w:rPr>
          <w:lang w:val="sr-Cyrl-RS"/>
        </w:rPr>
      </w:pPr>
      <w:r w:rsidRPr="00942891">
        <w:rPr>
          <w:lang w:val="sr-Cyrl-RS"/>
        </w:rPr>
        <w:t xml:space="preserve">Године 1919, Шербијус је започео развој </w:t>
      </w:r>
      <w:r w:rsidR="006F6AAB" w:rsidRPr="00942891">
        <w:rPr>
          <w:lang w:val="sr-Cyrl-RS"/>
        </w:rPr>
        <w:t>новог пројекта</w:t>
      </w:r>
      <w:r w:rsidRPr="00942891">
        <w:rPr>
          <w:lang w:val="sr-Cyrl-RS"/>
        </w:rPr>
        <w:t xml:space="preserve"> у стилу писаће машине која је постала позната као </w:t>
      </w:r>
      <w:r w:rsidR="006154F0" w:rsidRPr="00942891">
        <w:rPr>
          <w:lang w:val="sr-Cyrl-RS"/>
        </w:rPr>
        <w:t>„</w:t>
      </w:r>
      <w:r w:rsidRPr="00942891">
        <w:rPr>
          <w:lang w:val="sr-Cyrl-RS"/>
        </w:rPr>
        <w:t xml:space="preserve">трговачка </w:t>
      </w:r>
      <w:r w:rsidR="006F6AAB" w:rsidRPr="00942891">
        <w:rPr>
          <w:lang w:val="sr-Cyrl-RS"/>
        </w:rPr>
        <w:t>машина</w:t>
      </w:r>
      <w:r w:rsidR="006154F0" w:rsidRPr="00942891">
        <w:rPr>
          <w:lang w:val="sr-Cyrl-RS"/>
        </w:rPr>
        <w:t>“</w:t>
      </w:r>
      <w:r w:rsidR="006F6AAB" w:rsidRPr="00942891">
        <w:rPr>
          <w:lang w:val="sr-Cyrl-RS"/>
        </w:rPr>
        <w:t xml:space="preserve"> </w:t>
      </w:r>
      <w:r w:rsidRPr="00942891">
        <w:rPr>
          <w:lang w:val="sr-Cyrl-RS"/>
        </w:rPr>
        <w:t xml:space="preserve">(нем. </w:t>
      </w:r>
      <w:r w:rsidRPr="00942891">
        <w:rPr>
          <w:i/>
          <w:iCs/>
          <w:lang w:val="sr-Cyrl-RS"/>
        </w:rPr>
        <w:t>Die Handelsmaschine</w:t>
      </w:r>
      <w:r w:rsidRPr="00942891">
        <w:rPr>
          <w:lang w:val="sr-Cyrl-RS"/>
        </w:rPr>
        <w:t>). Као и обична писаћа</w:t>
      </w:r>
      <w:r w:rsidR="00FD4EB6" w:rsidRPr="00942891">
        <w:rPr>
          <w:lang w:val="sr-Cyrl-RS"/>
        </w:rPr>
        <w:t>, она директно штампа излаз (шифровани текст) на папир. Од 1923. године,</w:t>
      </w:r>
      <w:r w:rsidR="006F6AAB" w:rsidRPr="00942891">
        <w:rPr>
          <w:lang w:val="sr-Cyrl-RS"/>
        </w:rPr>
        <w:t xml:space="preserve"> била је</w:t>
      </w:r>
      <w:r w:rsidR="00FD4EB6" w:rsidRPr="00942891">
        <w:rPr>
          <w:lang w:val="sr-Cyrl-RS"/>
        </w:rPr>
        <w:t xml:space="preserve"> пласирана на тржиште. Први пут је описана </w:t>
      </w:r>
      <w:r w:rsidR="00BF0FEA">
        <w:rPr>
          <w:lang w:val="sr-Cyrl-RS"/>
        </w:rPr>
        <w:t xml:space="preserve">у </w:t>
      </w:r>
      <w:r w:rsidR="00FD4EB6" w:rsidRPr="00942891">
        <w:rPr>
          <w:lang w:val="sr-Cyrl-RS"/>
        </w:rPr>
        <w:t>Шербијус</w:t>
      </w:r>
      <w:r w:rsidR="00746127" w:rsidRPr="00942891">
        <w:rPr>
          <w:lang w:val="sr-Cyrl-RS"/>
        </w:rPr>
        <w:t xml:space="preserve">овом техничком </w:t>
      </w:r>
      <w:r w:rsidR="00860237" w:rsidRPr="00942891">
        <w:rPr>
          <w:lang w:val="sr-Cyrl-RS"/>
        </w:rPr>
        <w:t>чланку</w:t>
      </w:r>
      <w:r w:rsidR="00FD4EB6" w:rsidRPr="00942891">
        <w:rPr>
          <w:lang w:val="sr-Cyrl-RS"/>
        </w:rPr>
        <w:t xml:space="preserve"> </w:t>
      </w:r>
      <w:r w:rsidR="00860237" w:rsidRPr="00942891">
        <w:rPr>
          <w:lang w:val="sr-Cyrl-RS"/>
        </w:rPr>
        <w:t>из</w:t>
      </w:r>
      <w:r w:rsidR="00FD4EB6" w:rsidRPr="00942891">
        <w:rPr>
          <w:lang w:val="sr-Cyrl-RS"/>
        </w:rPr>
        <w:t xml:space="preserve"> 1923. године и то је уједно било и прво појављивање имена </w:t>
      </w:r>
      <w:r w:rsidR="009038ED" w:rsidRPr="00942891">
        <w:rPr>
          <w:i/>
          <w:iCs/>
          <w:lang w:val="sr-Cyrl-RS"/>
        </w:rPr>
        <w:t>Енигма</w:t>
      </w:r>
      <w:r w:rsidR="00FD4EB6" w:rsidRPr="00942891">
        <w:rPr>
          <w:lang w:val="sr-Cyrl-RS"/>
        </w:rPr>
        <w:t>. Колико је познато, ниједан примерак трговачке машине није сачуван.</w:t>
      </w:r>
    </w:p>
    <w:p w14:paraId="4736F284" w14:textId="7E940D53" w:rsidR="002B4111" w:rsidRPr="0098078E" w:rsidRDefault="009E7B83" w:rsidP="002B4111">
      <w:pPr>
        <w:pStyle w:val="Osnovnitekst"/>
        <w:rPr>
          <w:lang w:val="en-GB"/>
        </w:rPr>
      </w:pPr>
      <w:r w:rsidRPr="00942891">
        <w:rPr>
          <w:lang w:val="sr-Cyrl-RS"/>
        </w:rPr>
        <w:t xml:space="preserve">Било је много проблема са </w:t>
      </w:r>
      <w:r w:rsidR="00EE0FF8">
        <w:rPr>
          <w:lang w:val="sr-Cyrl-RS"/>
        </w:rPr>
        <w:t>писаћим</w:t>
      </w:r>
      <w:r w:rsidRPr="00942891">
        <w:rPr>
          <w:lang w:val="sr-Cyrl-RS"/>
        </w:rPr>
        <w:t xml:space="preserve"> Енигма машинама. Због тога се развој врло брзо усмерио само на </w:t>
      </w:r>
      <w:r w:rsidR="0035441C" w:rsidRPr="00942891">
        <w:rPr>
          <w:lang w:val="sr-Cyrl-RS"/>
        </w:rPr>
        <w:t>машине</w:t>
      </w:r>
      <w:r w:rsidR="00477142" w:rsidRPr="00942891">
        <w:rPr>
          <w:lang w:val="sr-Cyrl-RS"/>
        </w:rPr>
        <w:t xml:space="preserve"> са лампицама. Први модел представљен </w:t>
      </w:r>
      <w:r w:rsidR="001E7B53" w:rsidRPr="00942891">
        <w:rPr>
          <w:lang w:val="sr-Cyrl-RS"/>
        </w:rPr>
        <w:t xml:space="preserve">је </w:t>
      </w:r>
      <w:r w:rsidR="00477142" w:rsidRPr="00942891">
        <w:rPr>
          <w:lang w:val="sr-Cyrl-RS"/>
        </w:rPr>
        <w:t xml:space="preserve">1924. године и звао се </w:t>
      </w:r>
      <w:r w:rsidR="00477142" w:rsidRPr="00942891">
        <w:rPr>
          <w:i/>
          <w:iCs/>
          <w:lang w:val="sr-Cyrl-RS"/>
        </w:rPr>
        <w:t>Енигма А</w:t>
      </w:r>
      <w:r w:rsidR="00864F64" w:rsidRPr="00942891">
        <w:rPr>
          <w:lang w:val="sr-Cyrl-RS"/>
        </w:rPr>
        <w:t>.</w:t>
      </w:r>
      <w:r w:rsidR="005F479E" w:rsidRPr="00942891">
        <w:rPr>
          <w:lang w:val="sr-Cyrl-RS"/>
        </w:rPr>
        <w:t xml:space="preserve"> </w:t>
      </w:r>
      <w:r w:rsidR="00767A2A" w:rsidRPr="00942891">
        <w:rPr>
          <w:lang w:val="sr-Cyrl-RS"/>
        </w:rPr>
        <w:t>Унапређења су</w:t>
      </w:r>
      <w:r w:rsidR="002B4111">
        <w:rPr>
          <w:lang w:val="en-GB"/>
        </w:rPr>
        <w:t xml:space="preserve"> </w:t>
      </w:r>
      <w:r w:rsidR="002B4111">
        <w:rPr>
          <w:lang w:val="sr-Cyrl-RS"/>
        </w:rPr>
        <w:t>наредним годинама</w:t>
      </w:r>
      <w:r w:rsidR="00767A2A" w:rsidRPr="00942891">
        <w:rPr>
          <w:lang w:val="sr-Cyrl-RS"/>
        </w:rPr>
        <w:t xml:space="preserve"> постала све учесталија</w:t>
      </w:r>
      <w:r w:rsidR="00991D84" w:rsidRPr="00942891">
        <w:rPr>
          <w:lang w:val="sr-Cyrl-RS"/>
        </w:rPr>
        <w:t>.</w:t>
      </w:r>
      <w:r w:rsidR="00767A2A" w:rsidRPr="00942891">
        <w:rPr>
          <w:lang w:val="sr-Cyrl-RS"/>
        </w:rPr>
        <w:t xml:space="preserve"> </w:t>
      </w:r>
      <w:r w:rsidR="00991D84" w:rsidRPr="00942891">
        <w:rPr>
          <w:lang w:val="sr-Cyrl-RS"/>
        </w:rPr>
        <w:t>У</w:t>
      </w:r>
      <w:r w:rsidR="00210444" w:rsidRPr="00942891">
        <w:rPr>
          <w:lang w:val="sr-Cyrl-RS"/>
        </w:rPr>
        <w:t>веден је рефлектор UKW (</w:t>
      </w:r>
      <w:r w:rsidR="00210444" w:rsidRPr="00942891">
        <w:rPr>
          <w:i/>
          <w:lang w:val="sr-Cyrl-RS"/>
        </w:rPr>
        <w:t>Umkehrwalze</w:t>
      </w:r>
      <w:r w:rsidR="00210444" w:rsidRPr="00942891">
        <w:rPr>
          <w:lang w:val="sr-Cyrl-RS"/>
        </w:rPr>
        <w:t>)</w:t>
      </w:r>
      <w:r w:rsidR="00991D84" w:rsidRPr="00942891">
        <w:rPr>
          <w:lang w:val="sr-Cyrl-RS"/>
        </w:rPr>
        <w:t xml:space="preserve">, који је </w:t>
      </w:r>
      <w:r w:rsidR="003A60D1" w:rsidRPr="00942891">
        <w:rPr>
          <w:lang w:val="sr-Cyrl-RS"/>
        </w:rPr>
        <w:t xml:space="preserve">мењао долазно слово и слао га назад у механизам са роторима. </w:t>
      </w:r>
      <w:r w:rsidR="00E27832" w:rsidRPr="00942891">
        <w:rPr>
          <w:lang w:val="sr-Cyrl-RS"/>
        </w:rPr>
        <w:t xml:space="preserve">Такође, уведен је и </w:t>
      </w:r>
      <w:r w:rsidR="00BC1728" w:rsidRPr="00942891">
        <w:rPr>
          <w:lang w:val="sr-Cyrl-RS"/>
        </w:rPr>
        <w:t xml:space="preserve">стандардни немачки распоред тастатуре (QWERTZ…). Машина са овим унапређењима била је позната као </w:t>
      </w:r>
      <w:r w:rsidR="00BC1728" w:rsidRPr="00942891">
        <w:rPr>
          <w:i/>
          <w:iCs/>
          <w:lang w:val="sr-Cyrl-RS"/>
        </w:rPr>
        <w:t>Енигма Д</w:t>
      </w:r>
      <w:r w:rsidR="00BC1728" w:rsidRPr="00942891">
        <w:rPr>
          <w:lang w:val="sr-Cyrl-RS"/>
        </w:rPr>
        <w:t xml:space="preserve"> или </w:t>
      </w:r>
      <w:r w:rsidR="00BC1728" w:rsidRPr="00942891">
        <w:rPr>
          <w:i/>
          <w:iCs/>
          <w:lang w:val="sr-Cyrl-RS"/>
        </w:rPr>
        <w:t>Модел 26</w:t>
      </w:r>
      <w:r w:rsidR="006B0F90" w:rsidRPr="00942891">
        <w:rPr>
          <w:lang w:val="sr-Cyrl-RS"/>
        </w:rPr>
        <w:t>, ко</w:t>
      </w:r>
      <w:r w:rsidR="006A0934" w:rsidRPr="00942891">
        <w:rPr>
          <w:lang w:val="sr-Cyrl-RS"/>
        </w:rPr>
        <w:t>ја је била основа за све будуће дизајне.</w:t>
      </w:r>
      <w:r w:rsidR="00225A92">
        <w:rPr>
          <w:lang w:val="en-GB"/>
        </w:rPr>
        <w:t xml:space="preserve"> </w:t>
      </w:r>
      <w:r w:rsidR="00225A92">
        <w:rPr>
          <w:lang w:val="sr-Cyrl-RS"/>
        </w:rPr>
        <w:t xml:space="preserve">Прве Енигма машина која се користила у војне сврхе била је </w:t>
      </w:r>
      <w:r w:rsidR="00225A92">
        <w:rPr>
          <w:i/>
          <w:iCs/>
          <w:lang w:val="sr-Cyrl-RS"/>
        </w:rPr>
        <w:t xml:space="preserve">Енигма К </w:t>
      </w:r>
      <w:r w:rsidR="00225A92">
        <w:rPr>
          <w:lang w:val="sr-Cyrl-RS"/>
        </w:rPr>
        <w:t xml:space="preserve">коју је користила швајцарска војска. </w:t>
      </w:r>
      <w:r w:rsidR="0098078E">
        <w:rPr>
          <w:lang w:val="en-GB"/>
        </w:rPr>
        <w:t>[5]</w:t>
      </w:r>
    </w:p>
    <w:p w14:paraId="1A9F79E0" w14:textId="77777777" w:rsidR="002B4111" w:rsidRDefault="002B4111" w:rsidP="002B4111">
      <w:pPr>
        <w:pStyle w:val="Osnovnitekst"/>
        <w:rPr>
          <w:lang w:val="sr-Cyrl-RS"/>
        </w:rPr>
      </w:pPr>
    </w:p>
    <w:p w14:paraId="74C2DF7E" w14:textId="77777777" w:rsidR="002B4111" w:rsidRDefault="002B4111" w:rsidP="002B4111">
      <w:pPr>
        <w:pStyle w:val="Osnovnitekst"/>
        <w:rPr>
          <w:lang w:val="sr-Cyrl-RS"/>
        </w:rPr>
      </w:pPr>
    </w:p>
    <w:p w14:paraId="085B6034" w14:textId="77777777" w:rsidR="002B4111" w:rsidRDefault="002B4111" w:rsidP="002B4111">
      <w:pPr>
        <w:pStyle w:val="Osnovnitekst"/>
        <w:rPr>
          <w:lang w:val="sr-Cyrl-RS"/>
        </w:rPr>
      </w:pPr>
    </w:p>
    <w:p w14:paraId="2236FE66" w14:textId="77777777" w:rsidR="002B4111" w:rsidRDefault="002B4111" w:rsidP="002B4111">
      <w:pPr>
        <w:pStyle w:val="Osnovnitekst"/>
        <w:rPr>
          <w:lang w:val="sr-Cyrl-RS"/>
        </w:rPr>
      </w:pPr>
    </w:p>
    <w:p w14:paraId="5DCBCF05" w14:textId="77777777" w:rsidR="002B4111" w:rsidRDefault="002B4111" w:rsidP="002B4111">
      <w:pPr>
        <w:pStyle w:val="Osnovnitekst"/>
        <w:rPr>
          <w:lang w:val="sr-Cyrl-RS"/>
        </w:rPr>
      </w:pPr>
    </w:p>
    <w:p w14:paraId="124F5DC8" w14:textId="77777777" w:rsidR="002B4111" w:rsidRPr="00942891" w:rsidRDefault="002B4111" w:rsidP="002B4111">
      <w:pPr>
        <w:pStyle w:val="Osnovnitekst"/>
        <w:rPr>
          <w:lang w:val="sr-Cyrl-RS"/>
        </w:rPr>
      </w:pPr>
    </w:p>
    <w:p w14:paraId="3E76CDCE" w14:textId="7CEE89ED" w:rsidR="00104EEF" w:rsidRPr="00942891" w:rsidRDefault="00CB7544" w:rsidP="00104EEF">
      <w:pPr>
        <w:pStyle w:val="IIInivonaslova-Odeljak"/>
        <w:rPr>
          <w:lang w:val="sr-Cyrl-RS"/>
        </w:rPr>
      </w:pPr>
      <w:bookmarkStart w:id="16" w:name="_Toc212025110"/>
      <w:r w:rsidRPr="00942891">
        <w:rPr>
          <w:lang w:val="sr-Cyrl-RS"/>
        </w:rPr>
        <w:lastRenderedPageBreak/>
        <w:t>Прилагођавање Енигме за војне потребе</w:t>
      </w:r>
      <w:bookmarkEnd w:id="16"/>
    </w:p>
    <w:p w14:paraId="3DF27FC6" w14:textId="3BFD0DCB" w:rsidR="00E82C82" w:rsidRPr="00942891" w:rsidRDefault="00D2197D" w:rsidP="00377ED1">
      <w:pPr>
        <w:pStyle w:val="Osnovnitekst"/>
        <w:rPr>
          <w:lang w:val="sr-Cyrl-RS"/>
        </w:rPr>
      </w:pPr>
      <w:r w:rsidRPr="00942891">
        <w:rPr>
          <w:lang w:val="sr-Cyrl-RS"/>
        </w:rPr>
        <w:t>Немачка војска константно је пратила Шербијусов рад</w:t>
      </w:r>
      <w:r w:rsidR="00DA4912" w:rsidRPr="00942891">
        <w:rPr>
          <w:lang w:val="sr-Cyrl-RS"/>
        </w:rPr>
        <w:t xml:space="preserve">, будући да </w:t>
      </w:r>
      <w:r w:rsidR="00DB1710" w:rsidRPr="00942891">
        <w:rPr>
          <w:lang w:val="sr-Cyrl-RS"/>
        </w:rPr>
        <w:t xml:space="preserve">јој је била потребна </w:t>
      </w:r>
      <w:r w:rsidR="001B5C81" w:rsidRPr="00942891">
        <w:rPr>
          <w:lang w:val="sr-Cyrl-RS"/>
        </w:rPr>
        <w:t>шифарск</w:t>
      </w:r>
      <w:r w:rsidR="00DB1710" w:rsidRPr="00942891">
        <w:rPr>
          <w:lang w:val="sr-Cyrl-RS"/>
        </w:rPr>
        <w:t>а</w:t>
      </w:r>
      <w:r w:rsidR="001B5C81" w:rsidRPr="00942891">
        <w:rPr>
          <w:lang w:val="sr-Cyrl-RS"/>
        </w:rPr>
        <w:t xml:space="preserve"> машин</w:t>
      </w:r>
      <w:r w:rsidR="00DB1710" w:rsidRPr="00942891">
        <w:rPr>
          <w:lang w:val="sr-Cyrl-RS"/>
        </w:rPr>
        <w:t>а</w:t>
      </w:r>
      <w:r w:rsidR="001B5C81" w:rsidRPr="00942891">
        <w:rPr>
          <w:lang w:val="sr-Cyrl-RS"/>
        </w:rPr>
        <w:t xml:space="preserve"> погодн</w:t>
      </w:r>
      <w:r w:rsidR="00DB1710" w:rsidRPr="00942891">
        <w:rPr>
          <w:lang w:val="sr-Cyrl-RS"/>
        </w:rPr>
        <w:t>а</w:t>
      </w:r>
      <w:r w:rsidR="001B5C81" w:rsidRPr="00942891">
        <w:rPr>
          <w:lang w:val="sr-Cyrl-RS"/>
        </w:rPr>
        <w:t xml:space="preserve"> за теренску употребу</w:t>
      </w:r>
      <w:r w:rsidR="00AA562C" w:rsidRPr="00942891">
        <w:rPr>
          <w:lang w:val="sr-Cyrl-RS"/>
        </w:rPr>
        <w:t>.</w:t>
      </w:r>
      <w:r w:rsidR="00326975" w:rsidRPr="00942891">
        <w:rPr>
          <w:lang w:val="sr-Cyrl-RS"/>
        </w:rPr>
        <w:t xml:space="preserve"> У складу с тим,</w:t>
      </w:r>
      <w:r w:rsidR="001B5C81" w:rsidRPr="00942891">
        <w:rPr>
          <w:lang w:val="sr-Cyrl-RS"/>
        </w:rPr>
        <w:t xml:space="preserve"> </w:t>
      </w:r>
      <w:r w:rsidR="00326975" w:rsidRPr="00942891">
        <w:rPr>
          <w:lang w:val="sr-Cyrl-RS"/>
        </w:rPr>
        <w:t>г</w:t>
      </w:r>
      <w:r w:rsidR="0044261B" w:rsidRPr="00942891">
        <w:rPr>
          <w:lang w:val="sr-Cyrl-RS"/>
        </w:rPr>
        <w:t xml:space="preserve">одине 1926. </w:t>
      </w:r>
      <w:r w:rsidR="003B41D9" w:rsidRPr="00942891">
        <w:rPr>
          <w:lang w:val="sr-Cyrl-RS"/>
        </w:rPr>
        <w:t xml:space="preserve">започет је развој машине </w:t>
      </w:r>
      <w:r w:rsidR="003B41D9" w:rsidRPr="00942891">
        <w:rPr>
          <w:i/>
          <w:iCs/>
          <w:lang w:val="sr-Cyrl-RS"/>
        </w:rPr>
        <w:t>Енигма I</w:t>
      </w:r>
      <w:r w:rsidR="003B41D9" w:rsidRPr="00942891">
        <w:rPr>
          <w:lang w:val="sr-Cyrl-RS"/>
        </w:rPr>
        <w:t xml:space="preserve">. Базирана је на </w:t>
      </w:r>
      <w:r w:rsidR="00147A16" w:rsidRPr="00942891">
        <w:rPr>
          <w:lang w:val="sr-Cyrl-RS"/>
        </w:rPr>
        <w:t xml:space="preserve">кућишту модела </w:t>
      </w:r>
      <w:r w:rsidR="00147A16" w:rsidRPr="00942891">
        <w:rPr>
          <w:i/>
          <w:iCs/>
          <w:lang w:val="sr-Cyrl-RS"/>
        </w:rPr>
        <w:t>Ен</w:t>
      </w:r>
      <w:r w:rsidR="004472B8">
        <w:rPr>
          <w:i/>
          <w:iCs/>
          <w:lang w:val="sr-Cyrl-RS"/>
        </w:rPr>
        <w:t>иг</w:t>
      </w:r>
      <w:r w:rsidR="00147A16" w:rsidRPr="00942891">
        <w:rPr>
          <w:i/>
          <w:iCs/>
          <w:lang w:val="sr-Cyrl-RS"/>
        </w:rPr>
        <w:t>ма Д</w:t>
      </w:r>
      <w:r w:rsidR="00147A16" w:rsidRPr="00942891">
        <w:rPr>
          <w:lang w:val="sr-Cyrl-RS"/>
        </w:rPr>
        <w:t>, имала је 3 ротора и фиксни рефлектор</w:t>
      </w:r>
      <w:r w:rsidR="00185157" w:rsidRPr="00942891">
        <w:rPr>
          <w:lang w:val="sr-Cyrl-RS"/>
        </w:rPr>
        <w:t xml:space="preserve">. </w:t>
      </w:r>
      <w:r w:rsidR="00061617" w:rsidRPr="00942891">
        <w:rPr>
          <w:lang w:val="sr-Cyrl-RS"/>
        </w:rPr>
        <w:t xml:space="preserve">Кључна иновација </w:t>
      </w:r>
      <w:r w:rsidR="00137757" w:rsidRPr="00942891">
        <w:rPr>
          <w:lang w:val="sr-Cyrl-RS"/>
        </w:rPr>
        <w:t>била је</w:t>
      </w:r>
      <w:r w:rsidR="00061617" w:rsidRPr="00942891">
        <w:rPr>
          <w:lang w:val="sr-Cyrl-RS"/>
        </w:rPr>
        <w:t xml:space="preserve"> увођење</w:t>
      </w:r>
      <w:r w:rsidR="00185157" w:rsidRPr="00942891">
        <w:rPr>
          <w:lang w:val="sr-Cyrl-RS"/>
        </w:rPr>
        <w:t xml:space="preserve"> </w:t>
      </w:r>
      <w:r w:rsidR="00A65648" w:rsidRPr="00942891">
        <w:rPr>
          <w:lang w:val="sr-Cyrl-RS"/>
        </w:rPr>
        <w:t>прекидачке табле</w:t>
      </w:r>
      <w:r w:rsidR="00185157" w:rsidRPr="00942891">
        <w:rPr>
          <w:lang w:val="sr-Cyrl-RS"/>
        </w:rPr>
        <w:t xml:space="preserve"> познат</w:t>
      </w:r>
      <w:r w:rsidR="00061617" w:rsidRPr="00942891">
        <w:rPr>
          <w:lang w:val="sr-Cyrl-RS"/>
        </w:rPr>
        <w:t>е</w:t>
      </w:r>
      <w:r w:rsidR="00185157" w:rsidRPr="00942891">
        <w:rPr>
          <w:lang w:val="sr-Cyrl-RS"/>
        </w:rPr>
        <w:t xml:space="preserve"> као </w:t>
      </w:r>
      <w:r w:rsidR="00A65648" w:rsidRPr="00942891">
        <w:rPr>
          <w:i/>
          <w:iCs/>
          <w:lang w:val="sr-Cyrl-RS"/>
        </w:rPr>
        <w:t>Steckerbrett</w:t>
      </w:r>
      <w:r w:rsidR="00A65648" w:rsidRPr="00942891">
        <w:rPr>
          <w:lang w:val="sr-Cyrl-RS"/>
        </w:rPr>
        <w:t xml:space="preserve"> </w:t>
      </w:r>
      <w:r w:rsidR="00185157" w:rsidRPr="00942891">
        <w:rPr>
          <w:lang w:val="sr-Cyrl-RS"/>
        </w:rPr>
        <w:t xml:space="preserve">(енг. </w:t>
      </w:r>
      <w:r w:rsidR="00185157" w:rsidRPr="00942891">
        <w:rPr>
          <w:i/>
          <w:iCs/>
          <w:lang w:val="sr-Cyrl-RS"/>
        </w:rPr>
        <w:t>Plugboard</w:t>
      </w:r>
      <w:r w:rsidR="00185157" w:rsidRPr="00942891">
        <w:rPr>
          <w:lang w:val="sr-Cyrl-RS"/>
        </w:rPr>
        <w:t>)</w:t>
      </w:r>
      <w:r w:rsidR="00D449DF" w:rsidRPr="00942891">
        <w:rPr>
          <w:lang w:val="sr-Cyrl-RS"/>
        </w:rPr>
        <w:t xml:space="preserve">. </w:t>
      </w:r>
      <w:r w:rsidR="00A65648" w:rsidRPr="00942891">
        <w:rPr>
          <w:lang w:val="sr-Cyrl-RS"/>
        </w:rPr>
        <w:t>Она</w:t>
      </w:r>
      <w:r w:rsidR="00D449DF" w:rsidRPr="00942891">
        <w:rPr>
          <w:lang w:val="sr-Cyrl-RS"/>
        </w:rPr>
        <w:t xml:space="preserve"> је знатно повећавала снагу </w:t>
      </w:r>
      <w:r w:rsidR="00AD1AB2" w:rsidRPr="00942891">
        <w:rPr>
          <w:lang w:val="sr-Cyrl-RS"/>
        </w:rPr>
        <w:t>шифре</w:t>
      </w:r>
      <w:r w:rsidR="00A65648" w:rsidRPr="00942891">
        <w:rPr>
          <w:lang w:val="sr-Cyrl-RS"/>
        </w:rPr>
        <w:t xml:space="preserve"> – </w:t>
      </w:r>
      <w:r w:rsidR="00A126AC" w:rsidRPr="00942891">
        <w:rPr>
          <w:lang w:val="sr-Cyrl-RS"/>
        </w:rPr>
        <w:t>подразумевала</w:t>
      </w:r>
      <w:r w:rsidR="00A65648" w:rsidRPr="00942891">
        <w:rPr>
          <w:lang w:val="sr-Cyrl-RS"/>
        </w:rPr>
        <w:t xml:space="preserve"> је</w:t>
      </w:r>
      <w:r w:rsidR="00A126AC" w:rsidRPr="00942891">
        <w:rPr>
          <w:lang w:val="sr-Cyrl-RS"/>
        </w:rPr>
        <w:t xml:space="preserve"> двосмерни систем прикључака за једноставну </w:t>
      </w:r>
      <w:r w:rsidR="001C6607" w:rsidRPr="00942891">
        <w:rPr>
          <w:lang w:val="sr-Cyrl-RS"/>
        </w:rPr>
        <w:t>супституцију слова.</w:t>
      </w:r>
    </w:p>
    <w:p w14:paraId="38A4443B" w14:textId="41F87636" w:rsidR="00CF0E43" w:rsidRPr="003B5772" w:rsidRDefault="00804976" w:rsidP="00B37A50">
      <w:pPr>
        <w:pStyle w:val="Osnovnitekst"/>
        <w:rPr>
          <w:lang w:val="en-GB"/>
        </w:rPr>
      </w:pPr>
      <w:r w:rsidRPr="00942891">
        <w:rPr>
          <w:lang w:val="sr-Cyrl-RS"/>
        </w:rPr>
        <w:t xml:space="preserve">Коначна верзија </w:t>
      </w:r>
      <w:r w:rsidRPr="00942891">
        <w:rPr>
          <w:i/>
          <w:iCs/>
          <w:lang w:val="sr-Cyrl-RS"/>
        </w:rPr>
        <w:t>Енигме I</w:t>
      </w:r>
      <w:r w:rsidRPr="00942891">
        <w:rPr>
          <w:lang w:val="sr-Cyrl-RS"/>
        </w:rPr>
        <w:t xml:space="preserve"> са </w:t>
      </w:r>
      <w:r w:rsidR="00643DAA" w:rsidRPr="00942891">
        <w:rPr>
          <w:lang w:val="sr-Cyrl-RS"/>
        </w:rPr>
        <w:t>двосмерним системом прикључака</w:t>
      </w:r>
      <w:r w:rsidRPr="00942891">
        <w:rPr>
          <w:lang w:val="sr-Cyrl-RS"/>
        </w:rPr>
        <w:t xml:space="preserve">, уведена је у употребу 1. јуна 1930. године. </w:t>
      </w:r>
      <w:r w:rsidR="007B64F1" w:rsidRPr="00942891">
        <w:rPr>
          <w:i/>
          <w:iCs/>
          <w:lang w:val="sr-Cyrl-RS"/>
        </w:rPr>
        <w:t xml:space="preserve">Plugboard </w:t>
      </w:r>
      <w:r w:rsidR="007B64F1" w:rsidRPr="00942891">
        <w:rPr>
          <w:lang w:val="sr-Cyrl-RS"/>
        </w:rPr>
        <w:t>је коришћен искључиво на војним машинама и није ни био доступан комерцијалним корисницима.</w:t>
      </w:r>
      <w:r w:rsidR="009D2EC6" w:rsidRPr="00942891">
        <w:rPr>
          <w:lang w:val="sr-Cyrl-RS"/>
        </w:rPr>
        <w:t xml:space="preserve"> Године 1932, немачка војска је преузела ексклузивна права на машину, након чега су све комерцијалне и међународне продаје морале бити одобрене од стране војске.</w:t>
      </w:r>
      <w:r w:rsidR="007B31B0" w:rsidRPr="00942891">
        <w:rPr>
          <w:lang w:val="sr-Cyrl-RS"/>
        </w:rPr>
        <w:t xml:space="preserve"> Средином 1930-их</w:t>
      </w:r>
      <w:r w:rsidR="00756C6F" w:rsidRPr="00942891">
        <w:rPr>
          <w:lang w:val="sr-Cyrl-RS"/>
        </w:rPr>
        <w:t xml:space="preserve">, немачка војска почиње припреме за рат и наручује </w:t>
      </w:r>
      <w:r w:rsidR="00756C6F" w:rsidRPr="00942891">
        <w:rPr>
          <w:i/>
          <w:iCs/>
          <w:lang w:val="sr-Cyrl-RS"/>
        </w:rPr>
        <w:t xml:space="preserve">Енигму I </w:t>
      </w:r>
      <w:r w:rsidR="00756C6F" w:rsidRPr="00942891">
        <w:rPr>
          <w:lang w:val="sr-Cyrl-RS"/>
        </w:rPr>
        <w:t xml:space="preserve">у великим количинама за копнену и ваздушну војску. </w:t>
      </w:r>
      <w:r w:rsidR="00AC21EF" w:rsidRPr="00942891">
        <w:rPr>
          <w:lang w:val="sr-Cyrl-RS"/>
        </w:rPr>
        <w:t xml:space="preserve">Специјалну машину </w:t>
      </w:r>
      <w:r w:rsidR="005E01D9" w:rsidRPr="00942891">
        <w:rPr>
          <w:i/>
          <w:iCs/>
          <w:lang w:val="sr-Cyrl-RS"/>
        </w:rPr>
        <w:t xml:space="preserve">Енигма Г, </w:t>
      </w:r>
      <w:r w:rsidR="005E01D9" w:rsidRPr="00942891">
        <w:rPr>
          <w:lang w:val="sr-Cyrl-RS"/>
        </w:rPr>
        <w:t xml:space="preserve">која је била </w:t>
      </w:r>
      <w:r w:rsidR="000F1594" w:rsidRPr="00942891">
        <w:rPr>
          <w:lang w:val="sr-Cyrl-RS"/>
        </w:rPr>
        <w:t xml:space="preserve">мања верзија модела </w:t>
      </w:r>
      <w:r w:rsidR="000F1594" w:rsidRPr="00942891">
        <w:rPr>
          <w:i/>
          <w:iCs/>
          <w:lang w:val="sr-Cyrl-RS"/>
        </w:rPr>
        <w:t>А28</w:t>
      </w:r>
      <w:r w:rsidR="00D47F9A" w:rsidRPr="00942891">
        <w:rPr>
          <w:lang w:val="sr-Cyrl-RS"/>
        </w:rPr>
        <w:t xml:space="preserve">, користила је </w:t>
      </w:r>
      <w:r w:rsidR="00F724AF" w:rsidRPr="00942891">
        <w:rPr>
          <w:lang w:val="sr-Cyrl-RS"/>
        </w:rPr>
        <w:t>немачка обавештајна служба.</w:t>
      </w:r>
      <w:r w:rsidR="00B37A50" w:rsidRPr="00942891">
        <w:rPr>
          <w:lang w:val="sr-Cyrl-RS"/>
        </w:rPr>
        <w:t xml:space="preserve"> </w:t>
      </w:r>
      <w:r w:rsidR="00F724AF" w:rsidRPr="00942891">
        <w:rPr>
          <w:lang w:val="sr-Cyrl-RS"/>
        </w:rPr>
        <w:t xml:space="preserve">За немачку морнарицу развијане су </w:t>
      </w:r>
      <w:r w:rsidR="00797023" w:rsidRPr="00942891">
        <w:rPr>
          <w:lang w:val="sr-Cyrl-RS"/>
        </w:rPr>
        <w:t xml:space="preserve">посебне машине, сличне </w:t>
      </w:r>
      <w:r w:rsidR="00797023" w:rsidRPr="00942891">
        <w:rPr>
          <w:i/>
          <w:iCs/>
          <w:lang w:val="sr-Cyrl-RS"/>
        </w:rPr>
        <w:t xml:space="preserve">Енигми I, </w:t>
      </w:r>
      <w:r w:rsidR="00797023" w:rsidRPr="00942891">
        <w:rPr>
          <w:lang w:val="sr-Cyrl-RS"/>
        </w:rPr>
        <w:t>познат</w:t>
      </w:r>
      <w:r w:rsidR="00BB48D6">
        <w:rPr>
          <w:lang w:val="sr-Cyrl-RS"/>
        </w:rPr>
        <w:t>е</w:t>
      </w:r>
      <w:r w:rsidR="00797023" w:rsidRPr="00942891">
        <w:rPr>
          <w:lang w:val="sr-Cyrl-RS"/>
        </w:rPr>
        <w:t xml:space="preserve"> као</w:t>
      </w:r>
      <w:r w:rsidR="00AF4B2E" w:rsidRPr="00942891">
        <w:rPr>
          <w:lang w:val="sr-Cyrl-RS"/>
        </w:rPr>
        <w:t xml:space="preserve"> </w:t>
      </w:r>
      <w:r w:rsidR="006C6D8E" w:rsidRPr="00942891">
        <w:rPr>
          <w:lang w:val="sr-Cyrl-RS"/>
        </w:rPr>
        <w:t xml:space="preserve">Енигма </w:t>
      </w:r>
      <w:r w:rsidR="007B56C0" w:rsidRPr="00942891">
        <w:rPr>
          <w:lang w:val="sr-Cyrl-RS"/>
        </w:rPr>
        <w:t xml:space="preserve">машине </w:t>
      </w:r>
      <w:r w:rsidR="007B56C0" w:rsidRPr="00942891">
        <w:rPr>
          <w:i/>
          <w:iCs/>
          <w:lang w:val="sr-Cyrl-RS"/>
        </w:rPr>
        <w:t xml:space="preserve">М </w:t>
      </w:r>
      <w:r w:rsidR="007B56C0" w:rsidRPr="00942891">
        <w:rPr>
          <w:lang w:val="sr-Cyrl-RS"/>
        </w:rPr>
        <w:t>серије – М1 (1934), М2 (1938), М3 (1940), М4 (1942).</w:t>
      </w:r>
      <w:r w:rsidR="00012442" w:rsidRPr="00942891">
        <w:rPr>
          <w:lang w:val="sr-Cyrl-RS"/>
        </w:rPr>
        <w:t xml:space="preserve"> </w:t>
      </w:r>
      <w:r w:rsidR="003B5772">
        <w:rPr>
          <w:lang w:val="en-GB"/>
        </w:rPr>
        <w:t>[5]</w:t>
      </w:r>
    </w:p>
    <w:p w14:paraId="3769BDDB" w14:textId="5F9FDBC2" w:rsidR="00B20173" w:rsidRPr="00942891" w:rsidRDefault="00B20173" w:rsidP="00B20173">
      <w:pPr>
        <w:pStyle w:val="IIInivonaslova-Odeljak"/>
        <w:rPr>
          <w:lang w:val="sr-Cyrl-RS"/>
        </w:rPr>
      </w:pPr>
      <w:bookmarkStart w:id="17" w:name="_Toc212025111"/>
      <w:r w:rsidRPr="00942891">
        <w:rPr>
          <w:lang w:val="sr-Cyrl-RS"/>
        </w:rPr>
        <w:t>Разбијање Енигма машине</w:t>
      </w:r>
      <w:bookmarkEnd w:id="17"/>
    </w:p>
    <w:p w14:paraId="1FE53FF3" w14:textId="22A446F9" w:rsidR="00D51F90" w:rsidRPr="00942891" w:rsidRDefault="00BE3D05" w:rsidP="00E15DCD">
      <w:pPr>
        <w:pStyle w:val="Osnovnitekst"/>
        <w:rPr>
          <w:lang w:val="sr-Cyrl-RS"/>
        </w:rPr>
      </w:pPr>
      <w:r w:rsidRPr="00942891">
        <w:rPr>
          <w:lang w:val="sr-Cyrl-RS"/>
        </w:rPr>
        <w:t xml:space="preserve">Уграђивањем </w:t>
      </w:r>
      <w:r w:rsidR="007A324F" w:rsidRPr="00942891">
        <w:rPr>
          <w:i/>
          <w:iCs/>
          <w:lang w:val="sr-Cyrl-RS"/>
        </w:rPr>
        <w:t xml:space="preserve">Plugboard </w:t>
      </w:r>
      <w:r w:rsidR="007A324F" w:rsidRPr="00942891">
        <w:rPr>
          <w:lang w:val="sr-Cyrl-RS"/>
        </w:rPr>
        <w:t>система, број могућих подешавања за шифровање</w:t>
      </w:r>
      <w:r w:rsidR="004D0D01" w:rsidRPr="00942891">
        <w:rPr>
          <w:lang w:val="sr-Cyrl-RS"/>
        </w:rPr>
        <w:t xml:space="preserve"> драстично </w:t>
      </w:r>
      <w:r w:rsidR="005D5E1F" w:rsidRPr="00942891">
        <w:rPr>
          <w:lang w:val="sr-Cyrl-RS"/>
        </w:rPr>
        <w:t xml:space="preserve">је </w:t>
      </w:r>
      <w:r w:rsidR="004D0D01" w:rsidRPr="00942891">
        <w:rPr>
          <w:lang w:val="sr-Cyrl-RS"/>
        </w:rPr>
        <w:t>порастао</w:t>
      </w:r>
      <w:r w:rsidR="007A324F" w:rsidRPr="00942891">
        <w:rPr>
          <w:lang w:val="sr-Cyrl-RS"/>
        </w:rPr>
        <w:t xml:space="preserve">. </w:t>
      </w:r>
      <w:r w:rsidR="00221759" w:rsidRPr="00942891">
        <w:rPr>
          <w:lang w:val="sr-Cyrl-RS"/>
        </w:rPr>
        <w:t xml:space="preserve">Генерално мишљење </w:t>
      </w:r>
      <w:r w:rsidR="00ED0D33" w:rsidRPr="00942891">
        <w:rPr>
          <w:lang w:val="sr-Cyrl-RS"/>
        </w:rPr>
        <w:t>било је</w:t>
      </w:r>
      <w:r w:rsidR="00221759" w:rsidRPr="00942891">
        <w:rPr>
          <w:lang w:val="sr-Cyrl-RS"/>
        </w:rPr>
        <w:t xml:space="preserve"> да се војна Енигма машина не може разбити, за разлику од комерцијалн</w:t>
      </w:r>
      <w:r w:rsidR="00CD3C25" w:rsidRPr="00942891">
        <w:rPr>
          <w:lang w:val="sr-Cyrl-RS"/>
        </w:rPr>
        <w:t>е</w:t>
      </w:r>
      <w:r w:rsidR="00221759" w:rsidRPr="00942891">
        <w:rPr>
          <w:lang w:val="sr-Cyrl-RS"/>
        </w:rPr>
        <w:t xml:space="preserve">. </w:t>
      </w:r>
      <w:r w:rsidR="0098011F" w:rsidRPr="00942891">
        <w:rPr>
          <w:lang w:val="sr-Cyrl-RS"/>
        </w:rPr>
        <w:t>Немачки шпијун</w:t>
      </w:r>
      <w:r w:rsidR="006054FB" w:rsidRPr="00942891">
        <w:rPr>
          <w:lang w:val="sr-Cyrl-RS"/>
        </w:rPr>
        <w:t xml:space="preserve"> </w:t>
      </w:r>
      <w:r w:rsidR="00A5767A" w:rsidRPr="00942891">
        <w:rPr>
          <w:lang w:val="sr-Cyrl-RS"/>
        </w:rPr>
        <w:t>Ханс</w:t>
      </w:r>
      <w:r w:rsidR="00953D4C" w:rsidRPr="00942891">
        <w:rPr>
          <w:lang w:val="sr-Cyrl-RS"/>
        </w:rPr>
        <w:t>-Тило Шмит</w:t>
      </w:r>
      <w:r w:rsidR="00D51F90" w:rsidRPr="00942891">
        <w:rPr>
          <w:lang w:val="sr-Cyrl-RS"/>
        </w:rPr>
        <w:t xml:space="preserve"> </w:t>
      </w:r>
      <w:r w:rsidR="003B3A15" w:rsidRPr="00942891">
        <w:rPr>
          <w:lang w:val="sr-Cyrl-RS"/>
        </w:rPr>
        <w:t>продао</w:t>
      </w:r>
      <w:r w:rsidR="00D51F90" w:rsidRPr="00942891">
        <w:rPr>
          <w:lang w:val="sr-Cyrl-RS"/>
        </w:rPr>
        <w:t xml:space="preserve"> је</w:t>
      </w:r>
      <w:r w:rsidR="003B3A15" w:rsidRPr="00942891">
        <w:rPr>
          <w:lang w:val="sr-Cyrl-RS"/>
        </w:rPr>
        <w:t xml:space="preserve"> информације о Енигми француској тајној служби</w:t>
      </w:r>
      <w:r w:rsidR="005544AC" w:rsidRPr="00942891">
        <w:rPr>
          <w:lang w:val="sr-Cyrl-RS"/>
        </w:rPr>
        <w:t>.</w:t>
      </w:r>
      <w:r w:rsidR="00C7185D" w:rsidRPr="00942891">
        <w:rPr>
          <w:lang w:val="sr-Cyrl-RS"/>
        </w:rPr>
        <w:t xml:space="preserve"> </w:t>
      </w:r>
      <w:r w:rsidR="00C01E23" w:rsidRPr="00942891">
        <w:rPr>
          <w:lang w:val="sr-Cyrl-RS"/>
        </w:rPr>
        <w:t xml:space="preserve">Французи су </w:t>
      </w:r>
      <w:r w:rsidR="00794095" w:rsidRPr="00942891">
        <w:rPr>
          <w:lang w:val="sr-Cyrl-RS"/>
        </w:rPr>
        <w:t xml:space="preserve">убрзо </w:t>
      </w:r>
      <w:r w:rsidR="00C01E23" w:rsidRPr="00942891">
        <w:rPr>
          <w:lang w:val="sr-Cyrl-RS"/>
        </w:rPr>
        <w:t>те инфо</w:t>
      </w:r>
      <w:r w:rsidR="005E5EDF" w:rsidRPr="00942891">
        <w:rPr>
          <w:lang w:val="sr-Cyrl-RS"/>
        </w:rPr>
        <w:t>рмације проследили Пољацима.</w:t>
      </w:r>
      <w:r w:rsidR="005544AC" w:rsidRPr="00942891">
        <w:rPr>
          <w:lang w:val="sr-Cyrl-RS"/>
        </w:rPr>
        <w:t xml:space="preserve"> Године 1932. </w:t>
      </w:r>
      <w:r w:rsidR="00BF0FEA">
        <w:rPr>
          <w:lang w:val="sr-Cyrl-RS"/>
        </w:rPr>
        <w:t>п</w:t>
      </w:r>
      <w:r w:rsidR="00F62928" w:rsidRPr="00942891">
        <w:rPr>
          <w:lang w:val="sr-Cyrl-RS"/>
        </w:rPr>
        <w:t xml:space="preserve">ољски шифарски биро </w:t>
      </w:r>
      <w:r w:rsidR="00B760D0" w:rsidRPr="00942891">
        <w:rPr>
          <w:lang w:val="sr-Cyrl-RS"/>
        </w:rPr>
        <w:t>успео</w:t>
      </w:r>
      <w:r w:rsidR="00FB49BF" w:rsidRPr="00942891">
        <w:rPr>
          <w:lang w:val="sr-Cyrl-RS"/>
        </w:rPr>
        <w:t xml:space="preserve"> је</w:t>
      </w:r>
      <w:r w:rsidR="00B760D0" w:rsidRPr="00942891">
        <w:rPr>
          <w:lang w:val="sr-Cyrl-RS"/>
        </w:rPr>
        <w:t xml:space="preserve"> да анализира и пробије Енигмине поруке</w:t>
      </w:r>
      <w:r w:rsidR="000525D0" w:rsidRPr="00942891">
        <w:rPr>
          <w:lang w:val="sr-Cyrl-RS"/>
        </w:rPr>
        <w:t>.</w:t>
      </w:r>
      <w:r w:rsidR="00F31B15" w:rsidRPr="00942891">
        <w:rPr>
          <w:lang w:val="sr-Cyrl-RS"/>
        </w:rPr>
        <w:t xml:space="preserve"> Почетком Другог светског рата Немци мењају конфигурациј</w:t>
      </w:r>
      <w:r w:rsidR="0033623C" w:rsidRPr="00942891">
        <w:rPr>
          <w:lang w:val="sr-Cyrl-RS"/>
        </w:rPr>
        <w:t xml:space="preserve">е својих машина, па рад Пољака није </w:t>
      </w:r>
      <w:r w:rsidR="0036446A" w:rsidRPr="00942891">
        <w:rPr>
          <w:lang w:val="sr-Cyrl-RS"/>
        </w:rPr>
        <w:t>могао да пробије нове шифре</w:t>
      </w:r>
      <w:r w:rsidR="0033623C" w:rsidRPr="00942891">
        <w:rPr>
          <w:lang w:val="sr-Cyrl-RS"/>
        </w:rPr>
        <w:t>.</w:t>
      </w:r>
      <w:r w:rsidR="004E52DC" w:rsidRPr="00942891">
        <w:rPr>
          <w:lang w:val="sr-Cyrl-RS"/>
        </w:rPr>
        <w:t xml:space="preserve"> </w:t>
      </w:r>
    </w:p>
    <w:p w14:paraId="595E3784" w14:textId="5545A9EA" w:rsidR="00522E60" w:rsidRPr="002B4111" w:rsidRDefault="004F57BB" w:rsidP="007918FC">
      <w:pPr>
        <w:pStyle w:val="Osnovnitekst"/>
        <w:rPr>
          <w:lang w:val="en-GB"/>
        </w:rPr>
      </w:pPr>
      <w:r w:rsidRPr="00942891">
        <w:rPr>
          <w:lang w:val="sr-Cyrl-RS"/>
        </w:rPr>
        <w:t>Након избијања Другог светског рата, Британц</w:t>
      </w:r>
      <w:r w:rsidR="00BC2293" w:rsidRPr="00942891">
        <w:rPr>
          <w:lang w:val="sr-Cyrl-RS"/>
        </w:rPr>
        <w:t>и</w:t>
      </w:r>
      <w:r w:rsidRPr="00942891">
        <w:rPr>
          <w:lang w:val="sr-Cyrl-RS"/>
        </w:rPr>
        <w:t xml:space="preserve"> почињу</w:t>
      </w:r>
      <w:r w:rsidR="00494A5C" w:rsidRPr="00942891">
        <w:rPr>
          <w:lang w:val="sr-Cyrl-RS"/>
        </w:rPr>
        <w:t xml:space="preserve"> са разбијањем Енигме. </w:t>
      </w:r>
      <w:r w:rsidR="0048213D" w:rsidRPr="00942891">
        <w:rPr>
          <w:lang w:val="sr-Cyrl-RS"/>
        </w:rPr>
        <w:t xml:space="preserve">Током </w:t>
      </w:r>
      <w:r w:rsidR="00E15DCD" w:rsidRPr="00942891">
        <w:rPr>
          <w:lang w:val="sr-Cyrl-RS"/>
        </w:rPr>
        <w:t>1939. године одржан је већи број</w:t>
      </w:r>
      <w:r w:rsidR="0048213D" w:rsidRPr="00942891">
        <w:rPr>
          <w:lang w:val="sr-Cyrl-RS"/>
        </w:rPr>
        <w:t xml:space="preserve"> </w:t>
      </w:r>
      <w:r w:rsidR="009215AB" w:rsidRPr="00942891">
        <w:rPr>
          <w:lang w:val="sr-Cyrl-RS"/>
        </w:rPr>
        <w:t>саста</w:t>
      </w:r>
      <w:r w:rsidR="009215AB">
        <w:rPr>
          <w:lang w:val="sr-Cyrl-RS"/>
        </w:rPr>
        <w:t>н</w:t>
      </w:r>
      <w:r w:rsidR="009215AB" w:rsidRPr="00942891">
        <w:rPr>
          <w:lang w:val="sr-Cyrl-RS"/>
        </w:rPr>
        <w:t>ака</w:t>
      </w:r>
      <w:r w:rsidR="0048213D" w:rsidRPr="00942891">
        <w:rPr>
          <w:lang w:val="sr-Cyrl-RS"/>
        </w:rPr>
        <w:t xml:space="preserve"> између Пољака, Француза и Британаца</w:t>
      </w:r>
      <w:r w:rsidR="007918FC" w:rsidRPr="00942891">
        <w:rPr>
          <w:lang w:val="sr-Cyrl-RS"/>
        </w:rPr>
        <w:t xml:space="preserve">, где откривају своје тајне у циљу заједничког дешифровања Енигма машине. </w:t>
      </w:r>
      <w:r w:rsidR="0048713C" w:rsidRPr="00942891">
        <w:rPr>
          <w:lang w:val="sr-Cyrl-RS"/>
        </w:rPr>
        <w:t>У августу 1939. основан је Блечли парк – центар британске службе за дешифровање.</w:t>
      </w:r>
      <w:r w:rsidR="00B8019A" w:rsidRPr="00942891">
        <w:rPr>
          <w:lang w:val="sr-Cyrl-RS"/>
        </w:rPr>
        <w:t xml:space="preserve"> Кључну улогу у </w:t>
      </w:r>
      <w:r w:rsidR="00D12CD8" w:rsidRPr="00942891">
        <w:rPr>
          <w:lang w:val="sr-Cyrl-RS"/>
        </w:rPr>
        <w:t>дешифровању</w:t>
      </w:r>
      <w:r w:rsidR="00B8019A" w:rsidRPr="00942891">
        <w:rPr>
          <w:lang w:val="sr-Cyrl-RS"/>
        </w:rPr>
        <w:t xml:space="preserve"> имао је Алан Тјуринг (</w:t>
      </w:r>
      <w:r w:rsidR="00EB359D" w:rsidRPr="00942891">
        <w:rPr>
          <w:lang w:val="sr-Cyrl-RS"/>
        </w:rPr>
        <w:t>1912 – 1954</w:t>
      </w:r>
      <w:r w:rsidR="00B8019A" w:rsidRPr="00942891">
        <w:rPr>
          <w:lang w:val="sr-Cyrl-RS"/>
        </w:rPr>
        <w:t>)</w:t>
      </w:r>
      <w:r w:rsidR="00461C01" w:rsidRPr="00942891">
        <w:rPr>
          <w:lang w:val="sr-Cyrl-RS"/>
        </w:rPr>
        <w:t>, који</w:t>
      </w:r>
      <w:r w:rsidR="006E1894" w:rsidRPr="00942891">
        <w:rPr>
          <w:lang w:val="sr-Cyrl-RS"/>
        </w:rPr>
        <w:t xml:space="preserve"> је осмислио </w:t>
      </w:r>
      <w:r w:rsidR="00791678" w:rsidRPr="00942891">
        <w:rPr>
          <w:lang w:val="sr-Cyrl-RS"/>
        </w:rPr>
        <w:t xml:space="preserve">механизам </w:t>
      </w:r>
      <w:r w:rsidR="006D24BD" w:rsidRPr="00942891">
        <w:rPr>
          <w:lang w:val="sr-Cyrl-RS"/>
        </w:rPr>
        <w:t>нагађања делова изворног текста као алат</w:t>
      </w:r>
      <w:r w:rsidR="00E97FF6">
        <w:rPr>
          <w:lang w:val="sr-Cyrl-RS"/>
        </w:rPr>
        <w:t xml:space="preserve"> за</w:t>
      </w:r>
      <w:r w:rsidR="006D24BD" w:rsidRPr="00942891">
        <w:rPr>
          <w:lang w:val="sr-Cyrl-RS"/>
        </w:rPr>
        <w:t xml:space="preserve"> дешифровањ</w:t>
      </w:r>
      <w:r w:rsidR="00E97FF6">
        <w:rPr>
          <w:lang w:val="sr-Cyrl-RS"/>
        </w:rPr>
        <w:t>е</w:t>
      </w:r>
      <w:r w:rsidR="006D24BD" w:rsidRPr="00942891">
        <w:rPr>
          <w:lang w:val="sr-Cyrl-RS"/>
        </w:rPr>
        <w:t xml:space="preserve">. </w:t>
      </w:r>
      <w:r w:rsidR="00BD65E6" w:rsidRPr="00942891">
        <w:rPr>
          <w:lang w:val="sr-Cyrl-RS"/>
        </w:rPr>
        <w:t>У раној фази рата</w:t>
      </w:r>
      <w:r w:rsidR="00D031A6" w:rsidRPr="00942891">
        <w:rPr>
          <w:lang w:val="sr-Cyrl-RS"/>
        </w:rPr>
        <w:t>, Британци су успевали да дешифрују велики број порука копнене и ваздушне војске, међутим</w:t>
      </w:r>
      <w:r w:rsidR="002312D3" w:rsidRPr="00942891">
        <w:rPr>
          <w:lang w:val="sr-Cyrl-RS"/>
        </w:rPr>
        <w:t>,</w:t>
      </w:r>
      <w:r w:rsidR="00D031A6" w:rsidRPr="00942891">
        <w:rPr>
          <w:lang w:val="sr-Cyrl-RS"/>
        </w:rPr>
        <w:t xml:space="preserve"> </w:t>
      </w:r>
      <w:r w:rsidR="007B7C9B" w:rsidRPr="00942891">
        <w:rPr>
          <w:lang w:val="sr-Cyrl-RS"/>
        </w:rPr>
        <w:t>поруке морнарице</w:t>
      </w:r>
      <w:r w:rsidR="009F7B22" w:rsidRPr="00942891">
        <w:rPr>
          <w:lang w:val="sr-Cyrl-RS"/>
        </w:rPr>
        <w:t xml:space="preserve"> </w:t>
      </w:r>
      <w:r w:rsidR="0091340A" w:rsidRPr="00942891">
        <w:rPr>
          <w:lang w:val="sr-Cyrl-RS"/>
        </w:rPr>
        <w:t xml:space="preserve">биле су и </w:t>
      </w:r>
      <w:r w:rsidR="007B7C9B" w:rsidRPr="00942891">
        <w:rPr>
          <w:lang w:val="sr-Cyrl-RS"/>
        </w:rPr>
        <w:t>даље</w:t>
      </w:r>
      <w:r w:rsidR="0091340A" w:rsidRPr="00942891">
        <w:rPr>
          <w:lang w:val="sr-Cyrl-RS"/>
        </w:rPr>
        <w:t xml:space="preserve"> </w:t>
      </w:r>
      <w:r w:rsidR="00E97FF6">
        <w:rPr>
          <w:lang w:val="sr-Cyrl-RS"/>
        </w:rPr>
        <w:t>нерешиве</w:t>
      </w:r>
      <w:r w:rsidR="007B7C9B" w:rsidRPr="00942891">
        <w:rPr>
          <w:lang w:val="sr-Cyrl-RS"/>
        </w:rPr>
        <w:t xml:space="preserve"> за криптографе. Разлог томе били су додатни ротори (VI, VII, VIII) чије ожичење није било познато.</w:t>
      </w:r>
      <w:r w:rsidR="004D68A4" w:rsidRPr="00942891">
        <w:rPr>
          <w:lang w:val="sr-Cyrl-RS"/>
        </w:rPr>
        <w:t xml:space="preserve"> </w:t>
      </w:r>
      <w:r w:rsidR="00100CD4" w:rsidRPr="00942891">
        <w:rPr>
          <w:lang w:val="sr-Cyrl-RS"/>
        </w:rPr>
        <w:t xml:space="preserve">Иако су временом успели да дешифрују и поруке морнарице, </w:t>
      </w:r>
      <w:r w:rsidR="00D35361" w:rsidRPr="00942891">
        <w:rPr>
          <w:lang w:val="sr-Cyrl-RS"/>
        </w:rPr>
        <w:t>систем шифровања</w:t>
      </w:r>
      <w:r w:rsidR="000D7306" w:rsidRPr="00942891">
        <w:rPr>
          <w:lang w:val="sr-Cyrl-RS"/>
        </w:rPr>
        <w:t xml:space="preserve"> врло брзо</w:t>
      </w:r>
      <w:r w:rsidR="00287FB8" w:rsidRPr="00942891">
        <w:rPr>
          <w:lang w:val="sr-Cyrl-RS"/>
        </w:rPr>
        <w:t xml:space="preserve"> је</w:t>
      </w:r>
      <w:r w:rsidR="00D35361" w:rsidRPr="00942891">
        <w:rPr>
          <w:lang w:val="sr-Cyrl-RS"/>
        </w:rPr>
        <w:t xml:space="preserve"> замењен. Уведен је четврти ротор, који је свео </w:t>
      </w:r>
      <w:r w:rsidR="001A2CBD" w:rsidRPr="00942891">
        <w:rPr>
          <w:lang w:val="sr-Cyrl-RS"/>
        </w:rPr>
        <w:t>рад Блечли парка на минимум.</w:t>
      </w:r>
      <w:r w:rsidR="00296645" w:rsidRPr="00942891">
        <w:rPr>
          <w:lang w:val="sr-Cyrl-RS"/>
        </w:rPr>
        <w:t xml:space="preserve"> </w:t>
      </w:r>
    </w:p>
    <w:p w14:paraId="56772C68" w14:textId="3EC210BB" w:rsidR="00433B04" w:rsidRPr="00CC4124" w:rsidRDefault="00A94F81" w:rsidP="006A34C2">
      <w:pPr>
        <w:pStyle w:val="Osnovnitekst"/>
        <w:rPr>
          <w:lang w:val="en-GB"/>
        </w:rPr>
      </w:pPr>
      <w:r w:rsidRPr="00942891">
        <w:rPr>
          <w:lang w:val="sr-Cyrl-RS"/>
        </w:rPr>
        <w:t>Енигма машина је од комерцијалн</w:t>
      </w:r>
      <w:r w:rsidR="001109DC" w:rsidRPr="00942891">
        <w:rPr>
          <w:lang w:val="sr-Cyrl-RS"/>
        </w:rPr>
        <w:t>е ма</w:t>
      </w:r>
      <w:r w:rsidR="00CF4912" w:rsidRPr="00942891">
        <w:rPr>
          <w:lang w:val="sr-Cyrl-RS"/>
        </w:rPr>
        <w:t>ш</w:t>
      </w:r>
      <w:r w:rsidR="001109DC" w:rsidRPr="00942891">
        <w:rPr>
          <w:lang w:val="sr-Cyrl-RS"/>
        </w:rPr>
        <w:t>ине</w:t>
      </w:r>
      <w:r w:rsidRPr="00942891">
        <w:rPr>
          <w:lang w:val="sr-Cyrl-RS"/>
        </w:rPr>
        <w:t xml:space="preserve"> постала кључни алат немачке војске.</w:t>
      </w:r>
      <w:r w:rsidR="002B403D" w:rsidRPr="00942891">
        <w:rPr>
          <w:lang w:val="sr-Cyrl-RS"/>
        </w:rPr>
        <w:t xml:space="preserve"> Великим напорима и вишегодишњим радом, </w:t>
      </w:r>
      <w:r w:rsidR="00652129" w:rsidRPr="00942891">
        <w:rPr>
          <w:lang w:val="sr-Cyrl-RS"/>
        </w:rPr>
        <w:t>Енигма је разбијена</w:t>
      </w:r>
      <w:r w:rsidR="00CF4912" w:rsidRPr="00942891">
        <w:rPr>
          <w:lang w:val="sr-Cyrl-RS"/>
        </w:rPr>
        <w:t>,</w:t>
      </w:r>
      <w:r w:rsidR="00652129" w:rsidRPr="00942891">
        <w:rPr>
          <w:lang w:val="sr-Cyrl-RS"/>
        </w:rPr>
        <w:t xml:space="preserve"> </w:t>
      </w:r>
      <w:r w:rsidR="00CF4912" w:rsidRPr="00942891">
        <w:rPr>
          <w:lang w:val="sr-Cyrl-RS"/>
        </w:rPr>
        <w:t>што</w:t>
      </w:r>
      <w:r w:rsidR="00652129" w:rsidRPr="00942891">
        <w:rPr>
          <w:lang w:val="sr-Cyrl-RS"/>
        </w:rPr>
        <w:t xml:space="preserve"> је имало огроман утицај на ток рата</w:t>
      </w:r>
      <w:r w:rsidR="00E810FC" w:rsidRPr="00942891">
        <w:rPr>
          <w:lang w:val="sr-Cyrl-RS"/>
        </w:rPr>
        <w:t xml:space="preserve">. </w:t>
      </w:r>
      <w:r w:rsidR="00874923" w:rsidRPr="00942891">
        <w:rPr>
          <w:lang w:val="sr-Cyrl-RS"/>
        </w:rPr>
        <w:t>Истори</w:t>
      </w:r>
      <w:r w:rsidR="00DA2C95" w:rsidRPr="00942891">
        <w:rPr>
          <w:lang w:val="sr-Cyrl-RS"/>
        </w:rPr>
        <w:t xml:space="preserve">чари тврде да је </w:t>
      </w:r>
      <w:r w:rsidR="002E7F85" w:rsidRPr="00942891">
        <w:rPr>
          <w:lang w:val="sr-Cyrl-RS"/>
        </w:rPr>
        <w:t>дешифровање Енигме скратило рат за око две године и спасило милионе живота.</w:t>
      </w:r>
      <w:r w:rsidR="00A9300B" w:rsidRPr="00942891">
        <w:rPr>
          <w:rStyle w:val="FootnoteReference"/>
          <w:lang w:val="sr-Cyrl-RS"/>
        </w:rPr>
        <w:footnoteReference w:id="3"/>
      </w:r>
      <w:r w:rsidR="00CC4124">
        <w:rPr>
          <w:lang w:val="en-GB"/>
        </w:rPr>
        <w:t xml:space="preserve"> [</w:t>
      </w:r>
      <w:r w:rsidR="0098078E">
        <w:rPr>
          <w:lang w:val="en-GB"/>
        </w:rPr>
        <w:t>6</w:t>
      </w:r>
      <w:r w:rsidR="002B4111">
        <w:rPr>
          <w:lang w:val="en-GB"/>
        </w:rPr>
        <w:t>]</w:t>
      </w:r>
    </w:p>
    <w:p w14:paraId="5C902581" w14:textId="306159DD" w:rsidR="00927D62" w:rsidRPr="00942891" w:rsidRDefault="005C079B" w:rsidP="005C079B">
      <w:pPr>
        <w:pStyle w:val="IInivonaslova-Potpoglavlje"/>
        <w:rPr>
          <w:lang w:val="sr-Cyrl-RS"/>
        </w:rPr>
      </w:pPr>
      <w:bookmarkStart w:id="18" w:name="_Toc212025112"/>
      <w:r w:rsidRPr="00942891">
        <w:rPr>
          <w:lang w:val="sr-Cyrl-RS"/>
        </w:rPr>
        <w:lastRenderedPageBreak/>
        <w:t>Принцип рада Енигма машине</w:t>
      </w:r>
      <w:bookmarkEnd w:id="18"/>
    </w:p>
    <w:p w14:paraId="3299EF26" w14:textId="234C5C07" w:rsidR="00DD26A0" w:rsidRPr="00942891" w:rsidRDefault="009759E3" w:rsidP="007901C3">
      <w:pPr>
        <w:pStyle w:val="Osnovnitekst"/>
        <w:rPr>
          <w:lang w:val="sr-Cyrl-RS"/>
        </w:rPr>
      </w:pPr>
      <w:r w:rsidRPr="00942891">
        <w:rPr>
          <w:lang w:val="sr-Cyrl-RS"/>
        </w:rPr>
        <w:t>Основни принцип шифровања Енигма машине лежи у знаковној супституцији</w:t>
      </w:r>
      <w:r w:rsidR="0038108F" w:rsidRPr="00942891">
        <w:rPr>
          <w:lang w:val="sr-Cyrl-RS"/>
        </w:rPr>
        <w:t xml:space="preserve">. </w:t>
      </w:r>
      <w:r w:rsidR="00821FD6" w:rsidRPr="00942891">
        <w:rPr>
          <w:lang w:val="sr-Cyrl-RS"/>
        </w:rPr>
        <w:t xml:space="preserve">Енигма је електромеханичка машина </w:t>
      </w:r>
      <w:r w:rsidR="009460F9" w:rsidRPr="00942891">
        <w:rPr>
          <w:lang w:val="sr-Cyrl-RS"/>
        </w:rPr>
        <w:t>у којој</w:t>
      </w:r>
      <w:r w:rsidR="00821FD6" w:rsidRPr="00942891">
        <w:rPr>
          <w:lang w:val="sr-Cyrl-RS"/>
        </w:rPr>
        <w:t xml:space="preserve"> електрични сигнал пролази кроз </w:t>
      </w:r>
      <w:r w:rsidR="00DD26A0" w:rsidRPr="00942891">
        <w:rPr>
          <w:lang w:val="sr-Cyrl-RS"/>
        </w:rPr>
        <w:t xml:space="preserve">жице и различите механичке делове. </w:t>
      </w:r>
      <w:r w:rsidR="007901C3" w:rsidRPr="00942891">
        <w:rPr>
          <w:lang w:val="sr-Cyrl-RS"/>
        </w:rPr>
        <w:t>Потребно је објаснити проток струје од тастатуре, кроз роторе, па све до панела са лампицама.</w:t>
      </w:r>
      <w:r w:rsidR="00980896" w:rsidRPr="00942891">
        <w:rPr>
          <w:lang w:val="sr-Cyrl-RS"/>
        </w:rPr>
        <w:t xml:space="preserve"> Затим је потребно</w:t>
      </w:r>
      <w:r w:rsidR="0005216C" w:rsidRPr="00942891">
        <w:rPr>
          <w:lang w:val="sr-Cyrl-RS"/>
        </w:rPr>
        <w:t xml:space="preserve"> објаснити</w:t>
      </w:r>
      <w:r w:rsidR="00980896" w:rsidRPr="00942891">
        <w:rPr>
          <w:lang w:val="sr-Cyrl-RS"/>
        </w:rPr>
        <w:t xml:space="preserve"> </w:t>
      </w:r>
      <w:r w:rsidR="00A9020C" w:rsidRPr="00942891">
        <w:rPr>
          <w:lang w:val="sr-Cyrl-RS"/>
        </w:rPr>
        <w:t>механизам ротора</w:t>
      </w:r>
      <w:r w:rsidR="00B2533F" w:rsidRPr="00942891">
        <w:rPr>
          <w:lang w:val="sr-Cyrl-RS"/>
        </w:rPr>
        <w:t xml:space="preserve"> и</w:t>
      </w:r>
      <w:r w:rsidR="00A9020C" w:rsidRPr="00942891">
        <w:rPr>
          <w:lang w:val="sr-Cyrl-RS"/>
        </w:rPr>
        <w:t xml:space="preserve"> конфигурацију </w:t>
      </w:r>
      <w:r w:rsidR="0005216C" w:rsidRPr="00942891">
        <w:rPr>
          <w:i/>
          <w:iCs/>
          <w:lang w:val="sr-Cyrl-RS"/>
        </w:rPr>
        <w:t xml:space="preserve">Plugboard </w:t>
      </w:r>
      <w:r w:rsidR="0005216C" w:rsidRPr="00942891">
        <w:rPr>
          <w:lang w:val="sr-Cyrl-RS"/>
        </w:rPr>
        <w:t xml:space="preserve">система, а на крају упоредити различите моделе Енигма машине и истаћи </w:t>
      </w:r>
      <w:r w:rsidR="00B2533F" w:rsidRPr="00942891">
        <w:rPr>
          <w:lang w:val="sr-Cyrl-RS"/>
        </w:rPr>
        <w:t>предности и мане оваквог механизма</w:t>
      </w:r>
      <w:r w:rsidR="006B427C" w:rsidRPr="00942891">
        <w:rPr>
          <w:lang w:val="sr-Cyrl-RS"/>
        </w:rPr>
        <w:t>.</w:t>
      </w:r>
    </w:p>
    <w:p w14:paraId="38BF0705" w14:textId="78ACC4FF" w:rsidR="006B427C" w:rsidRPr="00942891" w:rsidRDefault="004B6DA3" w:rsidP="004B6DA3">
      <w:pPr>
        <w:pStyle w:val="IIInivonaslova-Odeljak"/>
        <w:rPr>
          <w:lang w:val="sr-Cyrl-RS"/>
        </w:rPr>
      </w:pPr>
      <w:bookmarkStart w:id="19" w:name="_Toc212025113"/>
      <w:r w:rsidRPr="00942891">
        <w:rPr>
          <w:lang w:val="sr-Cyrl-RS"/>
        </w:rPr>
        <w:t>Струјно коло</w:t>
      </w:r>
      <w:bookmarkEnd w:id="19"/>
      <w:r w:rsidRPr="00942891">
        <w:rPr>
          <w:lang w:val="sr-Cyrl-RS"/>
        </w:rPr>
        <w:t xml:space="preserve"> </w:t>
      </w:r>
    </w:p>
    <w:p w14:paraId="573E4EF5" w14:textId="73E633ED" w:rsidR="005E753E" w:rsidRPr="00942891" w:rsidRDefault="006B63BC" w:rsidP="00D348B6">
      <w:pPr>
        <w:pStyle w:val="Osnovnitekst"/>
        <w:rPr>
          <w:lang w:val="sr-Cyrl-RS"/>
        </w:rPr>
      </w:pPr>
      <w:r w:rsidRPr="006B63BC">
        <w:rPr>
          <w:lang w:val="sr-Cyrl-RS"/>
        </w:rPr>
        <w:t>Проток електричне струје исти је у свакој верзији Енигма машине, без обзира на конкретну конфигурацију. На слици 3.2.1.1. приказано је шест од укупно двадесет шест контактних тачака на ротору. Дијаграм такође илуструје струјно коло и смер кретања струје кроз појединачне компоненте.</w:t>
      </w:r>
    </w:p>
    <w:p w14:paraId="4F400167" w14:textId="3BF2580A" w:rsidR="005E753E" w:rsidRPr="00942891" w:rsidRDefault="005E753E" w:rsidP="00D70C04">
      <w:pPr>
        <w:pStyle w:val="SlikeTabele"/>
        <w:rPr>
          <w:lang w:val="sr-Cyrl-RS"/>
        </w:rPr>
      </w:pPr>
      <w:r w:rsidRPr="00942891">
        <w:rPr>
          <w:noProof/>
          <w:lang w:val="sr-Cyrl-RS"/>
        </w:rPr>
        <w:drawing>
          <wp:inline distT="0" distB="0" distL="0" distR="0" wp14:anchorId="3DD4DE53" wp14:editId="35A1B496">
            <wp:extent cx="5014403" cy="1414706"/>
            <wp:effectExtent l="0" t="0" r="0" b="0"/>
            <wp:docPr id="206661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4403" cy="1414706"/>
                    </a:xfrm>
                    <a:prstGeom prst="rect">
                      <a:avLst/>
                    </a:prstGeom>
                    <a:noFill/>
                  </pic:spPr>
                </pic:pic>
              </a:graphicData>
            </a:graphic>
          </wp:inline>
        </w:drawing>
      </w:r>
    </w:p>
    <w:p w14:paraId="4B9AF696" w14:textId="03AE4EBD" w:rsidR="00C80C0C" w:rsidRPr="00942891" w:rsidRDefault="00DF6CE5" w:rsidP="00EC7617">
      <w:pPr>
        <w:pStyle w:val="Oznakaslike"/>
        <w:rPr>
          <w:lang w:val="sr-Cyrl-RS"/>
        </w:rPr>
      </w:pPr>
      <w:bookmarkStart w:id="20" w:name="_Toc212025922"/>
      <w:r w:rsidRPr="00942891">
        <w:rPr>
          <w:lang w:val="sr-Cyrl-RS"/>
        </w:rPr>
        <w:t xml:space="preserve">Слика 3.2.1. </w:t>
      </w:r>
      <w:r w:rsidR="00CC2C67" w:rsidRPr="00942891">
        <w:rPr>
          <w:lang w:val="sr-Cyrl-RS"/>
        </w:rPr>
        <w:t xml:space="preserve">Поједностављени приказ </w:t>
      </w:r>
      <w:r w:rsidR="00C80C0C" w:rsidRPr="00942891">
        <w:rPr>
          <w:lang w:val="sr-Cyrl-RS"/>
        </w:rPr>
        <w:t xml:space="preserve">струјног кола </w:t>
      </w:r>
      <w:r w:rsidR="00C80C0C" w:rsidRPr="00942891">
        <w:rPr>
          <w:i/>
          <w:iCs/>
          <w:lang w:val="sr-Cyrl-RS"/>
        </w:rPr>
        <w:t xml:space="preserve">Енигма I </w:t>
      </w:r>
      <w:r w:rsidR="00C80C0C" w:rsidRPr="00942891">
        <w:rPr>
          <w:lang w:val="sr-Cyrl-RS"/>
        </w:rPr>
        <w:t>машине</w:t>
      </w:r>
      <w:r w:rsidR="00594663" w:rsidRPr="00942891">
        <w:rPr>
          <w:lang w:val="sr-Cyrl-RS"/>
        </w:rPr>
        <w:t xml:space="preserve"> [</w:t>
      </w:r>
      <w:r w:rsidR="0098078E">
        <w:rPr>
          <w:lang w:val="en-GB"/>
        </w:rPr>
        <w:t>7</w:t>
      </w:r>
      <w:r w:rsidR="00594663" w:rsidRPr="00942891">
        <w:rPr>
          <w:lang w:val="sr-Cyrl-RS"/>
        </w:rPr>
        <w:t>]</w:t>
      </w:r>
      <w:bookmarkEnd w:id="20"/>
    </w:p>
    <w:p w14:paraId="0193D0DE" w14:textId="0685B609" w:rsidR="00C80C0C" w:rsidRPr="00942891" w:rsidRDefault="00CF71E7" w:rsidP="00C67CBC">
      <w:pPr>
        <w:pStyle w:val="Osnovnitekst"/>
        <w:rPr>
          <w:lang w:val="sr-Cyrl-RS"/>
        </w:rPr>
      </w:pPr>
      <w:r w:rsidRPr="00942891">
        <w:rPr>
          <w:lang w:val="sr-Cyrl-RS"/>
        </w:rPr>
        <w:t>Слова се мешају помоћу покретних ротора (на слици означени бројевима од 1 до 3</w:t>
      </w:r>
      <w:r w:rsidR="00D96B74" w:rsidRPr="00942891">
        <w:rPr>
          <w:lang w:val="sr-Cyrl-RS"/>
        </w:rPr>
        <w:t>)</w:t>
      </w:r>
      <w:r w:rsidR="00FF2113" w:rsidRPr="00942891">
        <w:rPr>
          <w:lang w:val="sr-Cyrl-RS"/>
        </w:rPr>
        <w:t xml:space="preserve">, који имају </w:t>
      </w:r>
      <w:r w:rsidR="00815F40" w:rsidRPr="00942891">
        <w:rPr>
          <w:lang w:val="sr-Cyrl-RS"/>
        </w:rPr>
        <w:t xml:space="preserve">26 контаката са обе стране. Сваки контакт са једне стране </w:t>
      </w:r>
      <w:r w:rsidR="008A665E" w:rsidRPr="00942891">
        <w:rPr>
          <w:lang w:val="sr-Cyrl-RS"/>
        </w:rPr>
        <w:t>ротора повезан је са одређеним контактом</w:t>
      </w:r>
      <w:r w:rsidR="007A59B2" w:rsidRPr="00942891">
        <w:rPr>
          <w:lang w:val="sr-Cyrl-RS"/>
        </w:rPr>
        <w:t xml:space="preserve"> суседне компоненте. </w:t>
      </w:r>
      <w:r w:rsidR="00FA6169" w:rsidRPr="00942891">
        <w:rPr>
          <w:lang w:val="sr-Cyrl-RS"/>
        </w:rPr>
        <w:t>Сваки</w:t>
      </w:r>
      <w:r w:rsidR="00B350F4" w:rsidRPr="00942891">
        <w:rPr>
          <w:lang w:val="sr-Cyrl-RS"/>
        </w:rPr>
        <w:t>м</w:t>
      </w:r>
      <w:r w:rsidR="00FA6169" w:rsidRPr="00942891">
        <w:rPr>
          <w:lang w:val="sr-Cyrl-RS"/>
        </w:rPr>
        <w:t xml:space="preserve"> притис</w:t>
      </w:r>
      <w:r w:rsidR="00B350F4" w:rsidRPr="00942891">
        <w:rPr>
          <w:lang w:val="sr-Cyrl-RS"/>
        </w:rPr>
        <w:t xml:space="preserve">ком </w:t>
      </w:r>
      <w:r w:rsidR="00FA6169" w:rsidRPr="00942891">
        <w:rPr>
          <w:lang w:val="sr-Cyrl-RS"/>
        </w:rPr>
        <w:t>тастера на тастатури, десни ротор (број 1) помери</w:t>
      </w:r>
      <w:r w:rsidR="00475919" w:rsidRPr="00942891">
        <w:rPr>
          <w:lang w:val="sr-Cyrl-RS"/>
        </w:rPr>
        <w:t xml:space="preserve"> се</w:t>
      </w:r>
      <w:r w:rsidR="00FA6169" w:rsidRPr="00942891">
        <w:rPr>
          <w:lang w:val="sr-Cyrl-RS"/>
        </w:rPr>
        <w:t xml:space="preserve"> за један корак, па се целокупно мапирање унутар механизма промени</w:t>
      </w:r>
      <w:r w:rsidR="00A80FDF" w:rsidRPr="00942891">
        <w:rPr>
          <w:lang w:val="sr-Cyrl-RS"/>
        </w:rPr>
        <w:t>.</w:t>
      </w:r>
      <w:r w:rsidR="006C5E6D" w:rsidRPr="00942891">
        <w:rPr>
          <w:lang w:val="sr-Cyrl-RS"/>
        </w:rPr>
        <w:t xml:space="preserve"> Струјно коло се потом з</w:t>
      </w:r>
      <w:r w:rsidR="00C55647" w:rsidRPr="00942891">
        <w:rPr>
          <w:lang w:val="sr-Cyrl-RS"/>
        </w:rPr>
        <w:t>атвара и</w:t>
      </w:r>
      <w:r w:rsidR="0049719A" w:rsidRPr="00942891">
        <w:rPr>
          <w:lang w:val="sr-Cyrl-RS"/>
        </w:rPr>
        <w:t xml:space="preserve"> струја почиње да тече. Диск</w:t>
      </w:r>
      <w:r w:rsidR="00C74072" w:rsidRPr="00942891">
        <w:rPr>
          <w:lang w:val="sr-Cyrl-RS"/>
        </w:rPr>
        <w:t xml:space="preserve"> на који су повезане жице тастера </w:t>
      </w:r>
      <w:r w:rsidR="00AA7AB6" w:rsidRPr="00942891">
        <w:rPr>
          <w:lang w:val="sr-Cyrl-RS"/>
        </w:rPr>
        <w:t>назива се ETW</w:t>
      </w:r>
      <w:r w:rsidR="00F273AE" w:rsidRPr="00942891">
        <w:rPr>
          <w:lang w:val="sr-Cyrl-RS"/>
        </w:rPr>
        <w:t xml:space="preserve"> </w:t>
      </w:r>
      <w:r w:rsidR="00AA7AB6" w:rsidRPr="00942891">
        <w:rPr>
          <w:lang w:val="sr-Cyrl-RS"/>
        </w:rPr>
        <w:t>(</w:t>
      </w:r>
      <w:r w:rsidR="00AA7AB6" w:rsidRPr="00942891">
        <w:rPr>
          <w:i/>
          <w:iCs/>
          <w:lang w:val="sr-Cyrl-RS"/>
        </w:rPr>
        <w:t>Entri</w:t>
      </w:r>
      <w:r w:rsidR="008D4E94">
        <w:rPr>
          <w:i/>
          <w:iCs/>
          <w:lang w:val="en-GB"/>
        </w:rPr>
        <w:t>t</w:t>
      </w:r>
      <w:r w:rsidR="00B5223C" w:rsidRPr="00942891">
        <w:rPr>
          <w:i/>
          <w:iCs/>
          <w:lang w:val="sr-Cyrl-RS"/>
        </w:rPr>
        <w:t>tswalze</w:t>
      </w:r>
      <w:r w:rsidR="00B5223C" w:rsidRPr="00942891">
        <w:rPr>
          <w:lang w:val="sr-Cyrl-RS"/>
        </w:rPr>
        <w:t xml:space="preserve">, енг. </w:t>
      </w:r>
      <w:r w:rsidR="00B5223C" w:rsidRPr="00942891">
        <w:rPr>
          <w:i/>
          <w:iCs/>
          <w:lang w:val="sr-Cyrl-RS"/>
        </w:rPr>
        <w:t>Stator</w:t>
      </w:r>
      <w:r w:rsidR="00AA7AB6" w:rsidRPr="00942891">
        <w:rPr>
          <w:lang w:val="sr-Cyrl-RS"/>
        </w:rPr>
        <w:t>)</w:t>
      </w:r>
      <w:r w:rsidR="00B5223C" w:rsidRPr="00942891">
        <w:rPr>
          <w:lang w:val="sr-Cyrl-RS"/>
        </w:rPr>
        <w:t>.</w:t>
      </w:r>
      <w:r w:rsidR="00CD63DD" w:rsidRPr="00942891">
        <w:rPr>
          <w:lang w:val="sr-Cyrl-RS"/>
        </w:rPr>
        <w:t xml:space="preserve"> Начин на који су тастери повезани са ETW зависи од модела Енигме.</w:t>
      </w:r>
      <w:r w:rsidR="002A127B" w:rsidRPr="00942891">
        <w:rPr>
          <w:lang w:val="sr-Cyrl-RS"/>
        </w:rPr>
        <w:t xml:space="preserve"> </w:t>
      </w:r>
    </w:p>
    <w:p w14:paraId="3527E433" w14:textId="55685B39" w:rsidR="00EC7617" w:rsidRPr="00942891" w:rsidRDefault="006863E9" w:rsidP="00C67CBC">
      <w:pPr>
        <w:pStyle w:val="Osnovnitekst"/>
        <w:rPr>
          <w:lang w:val="sr-Cyrl-RS"/>
        </w:rPr>
      </w:pPr>
      <w:r w:rsidRPr="00942891">
        <w:rPr>
          <w:lang w:val="sr-Cyrl-RS"/>
        </w:rPr>
        <w:t xml:space="preserve">Са статичког диска, струја улази у десни ротор, </w:t>
      </w:r>
      <w:r w:rsidR="00981E87" w:rsidRPr="00942891">
        <w:rPr>
          <w:lang w:val="sr-Cyrl-RS"/>
        </w:rPr>
        <w:t xml:space="preserve">пролази кроз </w:t>
      </w:r>
      <w:r w:rsidR="00F75B78" w:rsidRPr="00942891">
        <w:rPr>
          <w:lang w:val="sr-Cyrl-RS"/>
        </w:rPr>
        <w:t>њ</w:t>
      </w:r>
      <w:r w:rsidR="00981E87" w:rsidRPr="00942891">
        <w:rPr>
          <w:lang w:val="sr-Cyrl-RS"/>
        </w:rPr>
        <w:t>егово ожичење</w:t>
      </w:r>
      <w:r w:rsidR="00170D30" w:rsidRPr="00942891">
        <w:rPr>
          <w:lang w:val="sr-Cyrl-RS"/>
        </w:rPr>
        <w:t xml:space="preserve"> и повезује се на</w:t>
      </w:r>
      <w:r w:rsidRPr="00942891">
        <w:rPr>
          <w:lang w:val="sr-Cyrl-RS"/>
        </w:rPr>
        <w:t xml:space="preserve"> контакт </w:t>
      </w:r>
      <w:r w:rsidR="00170D30" w:rsidRPr="00942891">
        <w:rPr>
          <w:lang w:val="sr-Cyrl-RS"/>
        </w:rPr>
        <w:t>суседног</w:t>
      </w:r>
      <w:r w:rsidRPr="00942891">
        <w:rPr>
          <w:lang w:val="sr-Cyrl-RS"/>
        </w:rPr>
        <w:t xml:space="preserve"> ротора</w:t>
      </w:r>
      <w:r w:rsidR="00A053E4" w:rsidRPr="00942891">
        <w:rPr>
          <w:lang w:val="sr-Cyrl-RS"/>
        </w:rPr>
        <w:t>.</w:t>
      </w:r>
      <w:r w:rsidRPr="00942891">
        <w:rPr>
          <w:lang w:val="sr-Cyrl-RS"/>
        </w:rPr>
        <w:t xml:space="preserve"> </w:t>
      </w:r>
      <w:r w:rsidR="00A053E4" w:rsidRPr="00942891">
        <w:rPr>
          <w:lang w:val="sr-Cyrl-RS"/>
        </w:rPr>
        <w:t>З</w:t>
      </w:r>
      <w:r w:rsidR="00897A88" w:rsidRPr="00942891">
        <w:rPr>
          <w:lang w:val="sr-Cyrl-RS"/>
        </w:rPr>
        <w:t>атим</w:t>
      </w:r>
      <w:r w:rsidR="00A053E4" w:rsidRPr="00942891">
        <w:rPr>
          <w:lang w:val="sr-Cyrl-RS"/>
        </w:rPr>
        <w:t xml:space="preserve"> струја</w:t>
      </w:r>
      <w:r w:rsidR="00897A88" w:rsidRPr="00942891">
        <w:rPr>
          <w:lang w:val="sr-Cyrl-RS"/>
        </w:rPr>
        <w:t xml:space="preserve"> </w:t>
      </w:r>
      <w:r w:rsidR="007D02EF" w:rsidRPr="00942891">
        <w:rPr>
          <w:lang w:val="sr-Cyrl-RS"/>
        </w:rPr>
        <w:t>пролази</w:t>
      </w:r>
      <w:r w:rsidR="00F75B78" w:rsidRPr="00942891">
        <w:rPr>
          <w:lang w:val="sr-Cyrl-RS"/>
        </w:rPr>
        <w:t xml:space="preserve"> и</w:t>
      </w:r>
      <w:r w:rsidRPr="00942891">
        <w:rPr>
          <w:lang w:val="sr-Cyrl-RS"/>
        </w:rPr>
        <w:t xml:space="preserve"> </w:t>
      </w:r>
      <w:r w:rsidR="00F872DF" w:rsidRPr="00942891">
        <w:rPr>
          <w:lang w:val="sr-Cyrl-RS"/>
        </w:rPr>
        <w:t>кроз остале</w:t>
      </w:r>
      <w:r w:rsidRPr="00942891">
        <w:rPr>
          <w:lang w:val="sr-Cyrl-RS"/>
        </w:rPr>
        <w:t xml:space="preserve"> </w:t>
      </w:r>
      <w:r w:rsidR="00F872DF" w:rsidRPr="00942891">
        <w:rPr>
          <w:lang w:val="sr-Cyrl-RS"/>
        </w:rPr>
        <w:t>роторе</w:t>
      </w:r>
      <w:r w:rsidRPr="00942891">
        <w:rPr>
          <w:lang w:val="sr-Cyrl-RS"/>
        </w:rPr>
        <w:t xml:space="preserve"> док се не дође до рефлектора (UKW).  </w:t>
      </w:r>
      <w:r w:rsidR="003043D4" w:rsidRPr="00942891">
        <w:rPr>
          <w:lang w:val="sr-Cyrl-RS"/>
        </w:rPr>
        <w:t>Рефлектор враћа струју</w:t>
      </w:r>
      <w:r w:rsidR="00CF0744" w:rsidRPr="00942891">
        <w:rPr>
          <w:lang w:val="sr-Cyrl-RS"/>
        </w:rPr>
        <w:t xml:space="preserve">, која пролази кроз роторе у </w:t>
      </w:r>
      <w:r w:rsidR="00960CD5" w:rsidRPr="00942891">
        <w:rPr>
          <w:lang w:val="sr-Cyrl-RS"/>
        </w:rPr>
        <w:t>супротном смеру и стиже до статичког диска.</w:t>
      </w:r>
      <w:r w:rsidR="002E49FC" w:rsidRPr="00942891">
        <w:rPr>
          <w:lang w:val="sr-Cyrl-RS"/>
        </w:rPr>
        <w:t xml:space="preserve"> </w:t>
      </w:r>
      <w:r w:rsidR="00960CD5" w:rsidRPr="00942891">
        <w:rPr>
          <w:lang w:val="sr-Cyrl-RS"/>
        </w:rPr>
        <w:t>Он</w:t>
      </w:r>
      <w:r w:rsidR="002E49FC" w:rsidRPr="00942891">
        <w:rPr>
          <w:lang w:val="sr-Cyrl-RS"/>
        </w:rPr>
        <w:t xml:space="preserve"> </w:t>
      </w:r>
      <w:r w:rsidR="00836948" w:rsidRPr="00942891">
        <w:rPr>
          <w:lang w:val="sr-Cyrl-RS"/>
        </w:rPr>
        <w:t xml:space="preserve">је </w:t>
      </w:r>
      <w:r w:rsidR="002E49FC" w:rsidRPr="00942891">
        <w:rPr>
          <w:lang w:val="sr-Cyrl-RS"/>
        </w:rPr>
        <w:t>усмерава ка панелу са лампицама и тада почиње да светли</w:t>
      </w:r>
      <w:r w:rsidR="009519F5" w:rsidRPr="00942891">
        <w:rPr>
          <w:lang w:val="sr-Cyrl-RS"/>
        </w:rPr>
        <w:t xml:space="preserve"> лампица</w:t>
      </w:r>
      <w:r w:rsidR="002E49FC" w:rsidRPr="00942891">
        <w:rPr>
          <w:lang w:val="sr-Cyrl-RS"/>
        </w:rPr>
        <w:t xml:space="preserve"> одговарајуће</w:t>
      </w:r>
      <w:r w:rsidR="009519F5" w:rsidRPr="00942891">
        <w:rPr>
          <w:lang w:val="sr-Cyrl-RS"/>
        </w:rPr>
        <w:t>г</w:t>
      </w:r>
      <w:r w:rsidR="002E49FC" w:rsidRPr="00942891">
        <w:rPr>
          <w:lang w:val="sr-Cyrl-RS"/>
        </w:rPr>
        <w:t xml:space="preserve"> слов</w:t>
      </w:r>
      <w:r w:rsidR="009519F5" w:rsidRPr="00942891">
        <w:rPr>
          <w:lang w:val="sr-Cyrl-RS"/>
        </w:rPr>
        <w:t>а</w:t>
      </w:r>
      <w:r w:rsidR="002E49FC" w:rsidRPr="00942891">
        <w:rPr>
          <w:lang w:val="sr-Cyrl-RS"/>
        </w:rPr>
        <w:t>.</w:t>
      </w:r>
      <w:r w:rsidR="00DF0A49" w:rsidRPr="00942891">
        <w:rPr>
          <w:lang w:val="sr-Cyrl-RS"/>
        </w:rPr>
        <w:t xml:space="preserve"> </w:t>
      </w:r>
      <w:r w:rsidR="000E20B1" w:rsidRPr="00942891">
        <w:rPr>
          <w:lang w:val="sr-Cyrl-RS"/>
        </w:rPr>
        <w:t>Енигма мора имати идентичну почетну конфигурацију за шифровање и дешифровање једне поруке</w:t>
      </w:r>
      <w:r w:rsidR="00B8787E" w:rsidRPr="00942891">
        <w:rPr>
          <w:lang w:val="sr-Cyrl-RS"/>
        </w:rPr>
        <w:t xml:space="preserve">, како би радила како треба. </w:t>
      </w:r>
      <w:r w:rsidR="00774E60" w:rsidRPr="00942891">
        <w:rPr>
          <w:lang w:val="sr-Cyrl-RS"/>
        </w:rPr>
        <w:t>У конфигурацију спадају</w:t>
      </w:r>
      <w:r w:rsidR="00CB51DE" w:rsidRPr="00942891">
        <w:rPr>
          <w:lang w:val="sr-Cyrl-RS"/>
        </w:rPr>
        <w:t>:</w:t>
      </w:r>
      <w:r w:rsidR="00774E60" w:rsidRPr="00942891">
        <w:rPr>
          <w:lang w:val="sr-Cyrl-RS"/>
        </w:rPr>
        <w:t xml:space="preserve"> редослед ротора (</w:t>
      </w:r>
      <w:r w:rsidR="0021714D" w:rsidRPr="00942891">
        <w:rPr>
          <w:i/>
          <w:iCs/>
          <w:lang w:val="sr-Cyrl-RS"/>
        </w:rPr>
        <w:t>Walzenlage</w:t>
      </w:r>
      <w:r w:rsidR="00774E60" w:rsidRPr="00942891">
        <w:rPr>
          <w:lang w:val="sr-Cyrl-RS"/>
        </w:rPr>
        <w:t>), почетна позиција сваког ротора (</w:t>
      </w:r>
      <w:r w:rsidR="0021714D" w:rsidRPr="00942891">
        <w:rPr>
          <w:i/>
          <w:iCs/>
          <w:lang w:val="sr-Cyrl-RS"/>
        </w:rPr>
        <w:t>Grundstellung</w:t>
      </w:r>
      <w:r w:rsidR="00774E60" w:rsidRPr="00942891">
        <w:rPr>
          <w:lang w:val="sr-Cyrl-RS"/>
        </w:rPr>
        <w:t>)</w:t>
      </w:r>
      <w:r w:rsidR="00B87A6A" w:rsidRPr="00942891">
        <w:rPr>
          <w:lang w:val="sr-Cyrl-RS"/>
        </w:rPr>
        <w:t>, почетна позиција прстена који помера жице независно од абецеде ротора</w:t>
      </w:r>
      <w:r w:rsidR="00DF44BD" w:rsidRPr="00942891">
        <w:rPr>
          <w:lang w:val="sr-Cyrl-RS"/>
        </w:rPr>
        <w:t xml:space="preserve"> (</w:t>
      </w:r>
      <w:r w:rsidR="0021714D" w:rsidRPr="00942891">
        <w:rPr>
          <w:i/>
          <w:iCs/>
          <w:lang w:val="sr-Cyrl-RS"/>
        </w:rPr>
        <w:t>Ringstellung</w:t>
      </w:r>
      <w:r w:rsidR="00DF44BD" w:rsidRPr="00942891">
        <w:rPr>
          <w:lang w:val="sr-Cyrl-RS"/>
        </w:rPr>
        <w:t xml:space="preserve">) и </w:t>
      </w:r>
      <w:r w:rsidR="00453CB3" w:rsidRPr="00942891">
        <w:rPr>
          <w:lang w:val="sr-Cyrl-RS"/>
        </w:rPr>
        <w:t>конфигурација</w:t>
      </w:r>
      <w:r w:rsidR="0005515D" w:rsidRPr="00942891">
        <w:rPr>
          <w:lang w:val="sr-Cyrl-RS"/>
        </w:rPr>
        <w:t xml:space="preserve"> прикључне табле</w:t>
      </w:r>
      <w:r w:rsidR="001035E6" w:rsidRPr="00942891">
        <w:rPr>
          <w:lang w:val="sr-Cyrl-RS"/>
        </w:rPr>
        <w:t xml:space="preserve"> (</w:t>
      </w:r>
      <w:r w:rsidR="0021714D" w:rsidRPr="00942891">
        <w:rPr>
          <w:i/>
          <w:iCs/>
          <w:lang w:val="sr-Cyrl-RS"/>
        </w:rPr>
        <w:t>Stecker</w:t>
      </w:r>
      <w:r w:rsidR="001155C6" w:rsidRPr="00942891">
        <w:rPr>
          <w:i/>
          <w:iCs/>
          <w:lang w:val="sr-Cyrl-RS"/>
        </w:rPr>
        <w:t>brett</w:t>
      </w:r>
      <w:r w:rsidR="001035E6" w:rsidRPr="00942891">
        <w:rPr>
          <w:lang w:val="sr-Cyrl-RS"/>
        </w:rPr>
        <w:t>).</w:t>
      </w:r>
      <w:r w:rsidR="00C631E8" w:rsidRPr="00942891">
        <w:rPr>
          <w:lang w:val="sr-Cyrl-RS"/>
        </w:rPr>
        <w:t xml:space="preserve"> </w:t>
      </w:r>
      <w:r w:rsidR="001D1CC8" w:rsidRPr="00942891">
        <w:rPr>
          <w:i/>
          <w:iCs/>
          <w:lang w:val="sr-Cyrl-RS"/>
        </w:rPr>
        <w:t>Grundstellung</w:t>
      </w:r>
      <w:r w:rsidR="001D1CC8" w:rsidRPr="00942891">
        <w:rPr>
          <w:lang w:val="sr-Cyrl-RS"/>
        </w:rPr>
        <w:t xml:space="preserve"> </w:t>
      </w:r>
      <w:r w:rsidR="00875F26" w:rsidRPr="00942891">
        <w:rPr>
          <w:lang w:val="sr-Cyrl-RS"/>
        </w:rPr>
        <w:t>се мења</w:t>
      </w:r>
      <w:r w:rsidR="00C41A22" w:rsidRPr="00942891">
        <w:rPr>
          <w:lang w:val="sr-Cyrl-RS"/>
        </w:rPr>
        <w:t>о</w:t>
      </w:r>
      <w:r w:rsidR="00875F26" w:rsidRPr="00942891">
        <w:rPr>
          <w:lang w:val="sr-Cyrl-RS"/>
        </w:rPr>
        <w:t xml:space="preserve"> на свака 24 часа, па се због тога називао и дневни кључ.</w:t>
      </w:r>
      <w:r w:rsidR="00644BFC" w:rsidRPr="00942891">
        <w:rPr>
          <w:lang w:val="sr-Cyrl-RS"/>
        </w:rPr>
        <w:t xml:space="preserve"> [</w:t>
      </w:r>
      <w:r w:rsidR="0098078E">
        <w:rPr>
          <w:lang w:val="en-GB"/>
        </w:rPr>
        <w:t>7</w:t>
      </w:r>
      <w:r w:rsidR="00644BFC" w:rsidRPr="00942891">
        <w:rPr>
          <w:lang w:val="sr-Cyrl-RS"/>
        </w:rPr>
        <w:t>]</w:t>
      </w:r>
    </w:p>
    <w:p w14:paraId="6ED59192" w14:textId="77777777" w:rsidR="00860329" w:rsidRPr="00942891" w:rsidRDefault="00860329" w:rsidP="00EC7617">
      <w:pPr>
        <w:pStyle w:val="Osnovnitekst"/>
        <w:jc w:val="left"/>
        <w:rPr>
          <w:lang w:val="sr-Cyrl-RS"/>
        </w:rPr>
      </w:pPr>
    </w:p>
    <w:p w14:paraId="2860966F" w14:textId="77777777" w:rsidR="00860329" w:rsidRPr="00942891" w:rsidRDefault="00860329" w:rsidP="00EC7617">
      <w:pPr>
        <w:pStyle w:val="Osnovnitekst"/>
        <w:jc w:val="left"/>
        <w:rPr>
          <w:lang w:val="sr-Cyrl-RS"/>
        </w:rPr>
      </w:pPr>
    </w:p>
    <w:p w14:paraId="4C5288D7" w14:textId="77777777" w:rsidR="00860329" w:rsidRPr="00942891" w:rsidRDefault="00860329" w:rsidP="00EC7617">
      <w:pPr>
        <w:pStyle w:val="Osnovnitekst"/>
        <w:jc w:val="left"/>
        <w:rPr>
          <w:lang w:val="sr-Cyrl-RS"/>
        </w:rPr>
      </w:pPr>
    </w:p>
    <w:p w14:paraId="74E5A8DF" w14:textId="2E0160E8" w:rsidR="008367E4" w:rsidRPr="00942891" w:rsidRDefault="004D2785" w:rsidP="004D2785">
      <w:pPr>
        <w:pStyle w:val="IIInivonaslova-Odeljak"/>
        <w:rPr>
          <w:lang w:val="sr-Cyrl-RS"/>
        </w:rPr>
      </w:pPr>
      <w:bookmarkStart w:id="21" w:name="_Toc212025114"/>
      <w:r w:rsidRPr="00942891">
        <w:rPr>
          <w:lang w:val="sr-Cyrl-RS"/>
        </w:rPr>
        <w:lastRenderedPageBreak/>
        <w:t>Ротори</w:t>
      </w:r>
      <w:bookmarkEnd w:id="21"/>
    </w:p>
    <w:p w14:paraId="4FBABD73" w14:textId="5F9C49D2" w:rsidR="004D2785" w:rsidRPr="00942891" w:rsidRDefault="00892F2A" w:rsidP="004D2785">
      <w:pPr>
        <w:pStyle w:val="Osnovnitekst"/>
        <w:rPr>
          <w:lang w:val="sr-Cyrl-RS"/>
        </w:rPr>
      </w:pPr>
      <w:r w:rsidRPr="004C0C3D">
        <w:t xml:space="preserve">Сваки ротор </w:t>
      </w:r>
      <w:r w:rsidR="00CD2C54" w:rsidRPr="004C0C3D">
        <w:t>имао је</w:t>
      </w:r>
      <w:r w:rsidR="00320408" w:rsidRPr="004C0C3D">
        <w:t xml:space="preserve"> своју ознаку у виду римског броја</w:t>
      </w:r>
      <w:r w:rsidR="00481549" w:rsidRPr="004C0C3D">
        <w:t xml:space="preserve"> и </w:t>
      </w:r>
      <w:r w:rsidR="00DE1313" w:rsidRPr="004C0C3D">
        <w:t xml:space="preserve">јединствену </w:t>
      </w:r>
      <w:r w:rsidR="00277779" w:rsidRPr="004C0C3D">
        <w:t>конфигурацију</w:t>
      </w:r>
      <w:r w:rsidR="00481549" w:rsidRPr="004C0C3D">
        <w:t>. На слици 3.2.2.1</w:t>
      </w:r>
      <w:r w:rsidR="002544C0" w:rsidRPr="004C0C3D">
        <w:t>. приказан је изглед унутрашњости ротора.</w:t>
      </w:r>
      <w:r w:rsidR="00DE1313" w:rsidRPr="004C0C3D">
        <w:t xml:space="preserve"> </w:t>
      </w:r>
      <w:r w:rsidR="00902ADB" w:rsidRPr="004C0C3D">
        <w:t xml:space="preserve">Кључне компоненте су унутрашње ожичење и </w:t>
      </w:r>
      <w:r w:rsidR="00F421DC" w:rsidRPr="004C0C3D">
        <w:t>прстен са угравираним позицијама</w:t>
      </w:r>
      <w:r w:rsidR="008D3790" w:rsidRPr="004C0C3D">
        <w:t>.</w:t>
      </w:r>
      <w:r w:rsidR="00F421DC" w:rsidRPr="00942891">
        <w:rPr>
          <w:rStyle w:val="FootnoteReference"/>
          <w:lang w:val="sr-Cyrl-RS"/>
        </w:rPr>
        <w:footnoteReference w:id="4"/>
      </w:r>
    </w:p>
    <w:p w14:paraId="600A5E47" w14:textId="5FFBEC05" w:rsidR="008D3790" w:rsidRPr="00942891" w:rsidRDefault="001424D4" w:rsidP="00D70C04">
      <w:pPr>
        <w:pStyle w:val="SlikeTabele"/>
        <w:rPr>
          <w:lang w:val="sr-Cyrl-RS"/>
        </w:rPr>
      </w:pPr>
      <w:r w:rsidRPr="00942891">
        <w:rPr>
          <w:noProof/>
          <w:lang w:val="sr-Cyrl-RS"/>
        </w:rPr>
        <w:drawing>
          <wp:inline distT="0" distB="0" distL="0" distR="0" wp14:anchorId="5E9A7294" wp14:editId="4C62A4BF">
            <wp:extent cx="3418082" cy="2276475"/>
            <wp:effectExtent l="0" t="0" r="0" b="0"/>
            <wp:docPr id="482065795" name="Picture 4" descr="A group of met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65795" name="Picture 4" descr="A group of metal objec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9469" cy="2317359"/>
                    </a:xfrm>
                    <a:prstGeom prst="rect">
                      <a:avLst/>
                    </a:prstGeom>
                  </pic:spPr>
                </pic:pic>
              </a:graphicData>
            </a:graphic>
          </wp:inline>
        </w:drawing>
      </w:r>
    </w:p>
    <w:p w14:paraId="637AFBED" w14:textId="1DFD321C" w:rsidR="00AC5720" w:rsidRPr="00942891" w:rsidRDefault="00D70E1B" w:rsidP="000A4260">
      <w:pPr>
        <w:pStyle w:val="Oznakaslike"/>
        <w:rPr>
          <w:lang w:val="sr-Cyrl-RS"/>
        </w:rPr>
      </w:pPr>
      <w:bookmarkStart w:id="22" w:name="_Toc212025923"/>
      <w:r w:rsidRPr="00942891">
        <w:rPr>
          <w:lang w:val="sr-Cyrl-RS"/>
        </w:rPr>
        <w:t xml:space="preserve">Слика 3.2.2.1. </w:t>
      </w:r>
      <w:r w:rsidR="005B74A0" w:rsidRPr="00942891">
        <w:rPr>
          <w:lang w:val="sr-Cyrl-RS"/>
        </w:rPr>
        <w:t>„Распакован“ ротор Енигма машине</w:t>
      </w:r>
      <w:r w:rsidR="00594663" w:rsidRPr="00942891">
        <w:rPr>
          <w:lang w:val="sr-Cyrl-RS"/>
        </w:rPr>
        <w:t xml:space="preserve"> [</w:t>
      </w:r>
      <w:r w:rsidR="0098078E">
        <w:rPr>
          <w:lang w:val="en-GB"/>
        </w:rPr>
        <w:t>8</w:t>
      </w:r>
      <w:r w:rsidR="00594663" w:rsidRPr="00942891">
        <w:rPr>
          <w:lang w:val="sr-Cyrl-RS"/>
        </w:rPr>
        <w:t>]</w:t>
      </w:r>
      <w:bookmarkEnd w:id="22"/>
    </w:p>
    <w:p w14:paraId="4C655459" w14:textId="0DAE9D97" w:rsidR="000671BE" w:rsidRPr="004C0C3D" w:rsidRDefault="0047485E" w:rsidP="004C0C3D">
      <w:pPr>
        <w:pStyle w:val="Osnovnitekst"/>
      </w:pPr>
      <w:r w:rsidRPr="004C0C3D">
        <w:t>Као што је већ речено, притисак тастера иницира померање десног ротора, активирањем прекидача који се налази испод тастера.</w:t>
      </w:r>
      <w:r w:rsidR="000518A1" w:rsidRPr="004C0C3D">
        <w:t xml:space="preserve"> </w:t>
      </w:r>
      <w:r w:rsidR="0009236F" w:rsidRPr="004C0C3D">
        <w:t>Посматрано са стране улаза и статичког диска, ротор се при сваком кораку помера у смеру супротном од кретања казаљке на сату</w:t>
      </w:r>
      <w:r w:rsidR="009642FE" w:rsidRPr="004C0C3D">
        <w:t xml:space="preserve">. </w:t>
      </w:r>
      <w:r w:rsidR="001F20DB" w:rsidRPr="004C0C3D">
        <w:t xml:space="preserve">Већина машина користила </w:t>
      </w:r>
      <w:r w:rsidR="008331D8" w:rsidRPr="004C0C3D">
        <w:t xml:space="preserve">је </w:t>
      </w:r>
      <w:r w:rsidR="001F20DB" w:rsidRPr="004C0C3D">
        <w:t xml:space="preserve">полуге и </w:t>
      </w:r>
      <w:r w:rsidR="00277779" w:rsidRPr="004C0C3D">
        <w:t>зарезе</w:t>
      </w:r>
      <w:r w:rsidR="00274752" w:rsidRPr="004C0C3D">
        <w:t xml:space="preserve"> (</w:t>
      </w:r>
      <w:r w:rsidR="0033682D" w:rsidRPr="009215AB">
        <w:rPr>
          <w:i/>
          <w:iCs/>
        </w:rPr>
        <w:t>Notch</w:t>
      </w:r>
      <w:r w:rsidR="00274752" w:rsidRPr="004C0C3D">
        <w:t>)</w:t>
      </w:r>
      <w:r w:rsidR="001F20DB" w:rsidRPr="004C0C3D">
        <w:t xml:space="preserve"> за померање</w:t>
      </w:r>
      <w:r w:rsidR="00B31223" w:rsidRPr="004C0C3D">
        <w:t xml:space="preserve"> – када се достигне позиција зареза, полуга се активира</w:t>
      </w:r>
      <w:r w:rsidR="0035110A" w:rsidRPr="004C0C3D">
        <w:t>, па ће при следећем притиску тастера</w:t>
      </w:r>
      <w:r w:rsidR="00A5429A" w:rsidRPr="004C0C3D">
        <w:t xml:space="preserve"> полуга померити и леви суседни ротор. Занимљивост код оваквог система </w:t>
      </w:r>
      <w:r w:rsidR="00A24A30" w:rsidRPr="004C0C3D">
        <w:t>померања јесте нуспојава дуплог помера</w:t>
      </w:r>
      <w:r w:rsidR="00504376" w:rsidRPr="004C0C3D">
        <w:t>ј</w:t>
      </w:r>
      <w:r w:rsidR="00A24A30" w:rsidRPr="004C0C3D">
        <w:t>а</w:t>
      </w:r>
      <w:r w:rsidR="00FB57FE" w:rsidRPr="004C0C3D">
        <w:t>:</w:t>
      </w:r>
      <w:r w:rsidR="0031462F" w:rsidRPr="004C0C3D">
        <w:t xml:space="preserve"> Ако се деси ситуација да </w:t>
      </w:r>
      <w:r w:rsidR="00F826FA" w:rsidRPr="004C0C3D">
        <w:t>су и десни и средњи ротор спремни да покрену своју полугу</w:t>
      </w:r>
      <w:r w:rsidR="00EB222B" w:rsidRPr="004C0C3D">
        <w:t>, при следећем притиску тастера</w:t>
      </w:r>
      <w:r w:rsidR="00AE5CAB" w:rsidRPr="004C0C3D">
        <w:t xml:space="preserve"> биће </w:t>
      </w:r>
      <w:r w:rsidR="00547E2C" w:rsidRPr="004C0C3D">
        <w:t>померени сви ротори, укључујући и леви</w:t>
      </w:r>
      <w:r w:rsidR="00780D05" w:rsidRPr="004C0C3D">
        <w:t>.</w:t>
      </w:r>
      <w:r w:rsidR="00547E2C" w:rsidRPr="004C0C3D">
        <w:t xml:space="preserve"> Када се поново притисне тастер, средњи ротор ће се поново ротирати</w:t>
      </w:r>
      <w:r w:rsidR="00B0029D" w:rsidRPr="004C0C3D">
        <w:t>, услед механичке аномалије.</w:t>
      </w:r>
      <w:r w:rsidR="00780D05" w:rsidRPr="004C0C3D">
        <w:t xml:space="preserve"> </w:t>
      </w:r>
      <w:r w:rsidR="008B032E" w:rsidRPr="004C0C3D">
        <w:t>Ов</w:t>
      </w:r>
      <w:r w:rsidR="00B0029D" w:rsidRPr="004C0C3D">
        <w:t xml:space="preserve">им се </w:t>
      </w:r>
      <w:r w:rsidR="00906A02" w:rsidRPr="004C0C3D">
        <w:t>смањује криптографски период система</w:t>
      </w:r>
      <w:r w:rsidR="000671BE" w:rsidRPr="004C0C3D">
        <w:t xml:space="preserve">. </w:t>
      </w:r>
      <w:r w:rsidR="003E128A" w:rsidRPr="004C0C3D">
        <w:t xml:space="preserve">Машине које су користиле зупчанике уместо полуга и зареза нису имале овај проблем. Још једна предност </w:t>
      </w:r>
      <w:r w:rsidR="00711B52" w:rsidRPr="004C0C3D">
        <w:t xml:space="preserve">ових машина </w:t>
      </w:r>
      <w:r w:rsidR="003E128A" w:rsidRPr="004C0C3D">
        <w:t xml:space="preserve">била је </w:t>
      </w:r>
      <w:r w:rsidR="0004412D" w:rsidRPr="004C0C3D">
        <w:t>могућност да се ротор врати уназад помоћу ручне летве</w:t>
      </w:r>
      <w:r w:rsidR="00D1368D" w:rsidRPr="004C0C3D">
        <w:t>, што је олакшавало рад у случају грешке.</w:t>
      </w:r>
      <w:r w:rsidR="0098078E">
        <w:t xml:space="preserve"> [7]</w:t>
      </w:r>
    </w:p>
    <w:p w14:paraId="7D84FAB9" w14:textId="77777777" w:rsidR="00C739C9" w:rsidRPr="00942891" w:rsidRDefault="00C739C9" w:rsidP="00C739C9">
      <w:pPr>
        <w:pStyle w:val="IIInivonaslova-Odeljak"/>
        <w:rPr>
          <w:lang w:val="sr-Cyrl-RS"/>
        </w:rPr>
      </w:pPr>
      <w:bookmarkStart w:id="23" w:name="_Toc212025115"/>
      <w:r w:rsidRPr="00942891">
        <w:rPr>
          <w:lang w:val="sr-Cyrl-RS"/>
        </w:rPr>
        <w:t>Прикључна табла</w:t>
      </w:r>
      <w:bookmarkEnd w:id="23"/>
    </w:p>
    <w:p w14:paraId="71938137" w14:textId="31705806" w:rsidR="00C739C9" w:rsidRPr="00942891" w:rsidRDefault="00C739C9" w:rsidP="00C739C9">
      <w:pPr>
        <w:pStyle w:val="Osnovnitekst"/>
        <w:rPr>
          <w:lang w:val="sr-Cyrl-RS"/>
        </w:rPr>
      </w:pPr>
      <w:r w:rsidRPr="00942891">
        <w:rPr>
          <w:lang w:val="sr-Cyrl-RS"/>
        </w:rPr>
        <w:t>Прикључна табла била</w:t>
      </w:r>
      <w:r w:rsidR="00F554D5" w:rsidRPr="00942891">
        <w:rPr>
          <w:lang w:val="sr-Cyrl-RS"/>
        </w:rPr>
        <w:t xml:space="preserve"> је</w:t>
      </w:r>
      <w:r w:rsidRPr="00942891">
        <w:rPr>
          <w:lang w:val="sr-Cyrl-RS"/>
        </w:rPr>
        <w:t xml:space="preserve"> неизоставан део свих војних </w:t>
      </w:r>
      <w:r w:rsidR="00AB3017" w:rsidRPr="00942891">
        <w:rPr>
          <w:lang w:val="sr-Cyrl-RS"/>
        </w:rPr>
        <w:t>Е</w:t>
      </w:r>
      <w:r w:rsidRPr="00942891">
        <w:rPr>
          <w:lang w:val="sr-Cyrl-RS"/>
        </w:rPr>
        <w:t>нигм</w:t>
      </w:r>
      <w:r w:rsidR="00AB3017" w:rsidRPr="00942891">
        <w:rPr>
          <w:lang w:val="sr-Cyrl-RS"/>
        </w:rPr>
        <w:t>а машина</w:t>
      </w:r>
      <w:r w:rsidR="0009305E" w:rsidRPr="00942891">
        <w:rPr>
          <w:lang w:val="sr-Cyrl-RS"/>
        </w:rPr>
        <w:t xml:space="preserve"> и н</w:t>
      </w:r>
      <w:r w:rsidRPr="00942891">
        <w:rPr>
          <w:lang w:val="sr-Cyrl-RS"/>
        </w:rPr>
        <w:t xml:space="preserve">алазила се на </w:t>
      </w:r>
      <w:r w:rsidR="0009305E" w:rsidRPr="00942891">
        <w:rPr>
          <w:lang w:val="sr-Cyrl-RS"/>
        </w:rPr>
        <w:t xml:space="preserve">њеној </w:t>
      </w:r>
      <w:r w:rsidRPr="00942891">
        <w:rPr>
          <w:lang w:val="sr-Cyrl-RS"/>
        </w:rPr>
        <w:t>предњој стран</w:t>
      </w:r>
      <w:r w:rsidR="0009305E" w:rsidRPr="00942891">
        <w:rPr>
          <w:lang w:val="sr-Cyrl-RS"/>
        </w:rPr>
        <w:t>и</w:t>
      </w:r>
      <w:r w:rsidR="00D77986" w:rsidRPr="00942891">
        <w:rPr>
          <w:lang w:val="sr-Cyrl-RS"/>
        </w:rPr>
        <w:t>.</w:t>
      </w:r>
      <w:r w:rsidRPr="00942891">
        <w:rPr>
          <w:lang w:val="sr-Cyrl-RS"/>
        </w:rPr>
        <w:t xml:space="preserve"> Прикључ</w:t>
      </w:r>
      <w:r w:rsidR="00C1345B" w:rsidRPr="00942891">
        <w:rPr>
          <w:lang w:val="sr-Cyrl-RS"/>
        </w:rPr>
        <w:t>ци</w:t>
      </w:r>
      <w:r w:rsidRPr="00942891">
        <w:rPr>
          <w:lang w:val="sr-Cyrl-RS"/>
        </w:rPr>
        <w:t xml:space="preserve"> </w:t>
      </w:r>
      <w:r w:rsidR="00C1345B" w:rsidRPr="00942891">
        <w:rPr>
          <w:lang w:val="sr-Cyrl-RS"/>
        </w:rPr>
        <w:t>су</w:t>
      </w:r>
      <w:r w:rsidRPr="00942891">
        <w:rPr>
          <w:lang w:val="sr-Cyrl-RS"/>
        </w:rPr>
        <w:t xml:space="preserve"> би</w:t>
      </w:r>
      <w:r w:rsidR="00C1345B" w:rsidRPr="00942891">
        <w:rPr>
          <w:lang w:val="sr-Cyrl-RS"/>
        </w:rPr>
        <w:t>ли</w:t>
      </w:r>
      <w:r w:rsidRPr="00942891">
        <w:rPr>
          <w:lang w:val="sr-Cyrl-RS"/>
        </w:rPr>
        <w:t xml:space="preserve"> кабл</w:t>
      </w:r>
      <w:r w:rsidR="00C1345B" w:rsidRPr="00942891">
        <w:rPr>
          <w:lang w:val="sr-Cyrl-RS"/>
        </w:rPr>
        <w:t>ови, чије су се обе стране уметале у таблу</w:t>
      </w:r>
      <w:r w:rsidR="00C55D4A" w:rsidRPr="00942891">
        <w:rPr>
          <w:lang w:val="sr-Cyrl-RS"/>
        </w:rPr>
        <w:t>. Тако су се креирали парови слова који се замењују</w:t>
      </w:r>
      <w:r w:rsidRPr="00942891">
        <w:rPr>
          <w:lang w:val="sr-Cyrl-RS"/>
        </w:rPr>
        <w:t>. Прикључна табла се у процесу шифровања налазила између тастатуре и ETW. То је значило да ће се процес замене прикључцима одвијати на самом почетку и на самом крају итерације – након притиска тастера, карактер се прво мења кроз прикључну таблу, затим пролази кроз ETW, све роторе</w:t>
      </w:r>
      <w:r w:rsidR="00283E6D" w:rsidRPr="00942891">
        <w:rPr>
          <w:lang w:val="sr-Cyrl-RS"/>
        </w:rPr>
        <w:t xml:space="preserve"> и рефлектор, а потом</w:t>
      </w:r>
      <w:r w:rsidRPr="00942891">
        <w:rPr>
          <w:lang w:val="sr-Cyrl-RS"/>
        </w:rPr>
        <w:t xml:space="preserve"> обрнутим редоследом назад до прикључне табле и напокон на таблу са лампицама.</w:t>
      </w:r>
    </w:p>
    <w:p w14:paraId="42D11E7B" w14:textId="7908CB26" w:rsidR="00C739C9" w:rsidRPr="0098078E" w:rsidRDefault="00C739C9" w:rsidP="00C739C9">
      <w:pPr>
        <w:pStyle w:val="Osnovnitekst"/>
        <w:rPr>
          <w:lang w:val="en-GB"/>
        </w:rPr>
      </w:pPr>
      <w:r w:rsidRPr="00942891">
        <w:rPr>
          <w:lang w:val="sr-Cyrl-RS"/>
        </w:rPr>
        <w:t>Максимал</w:t>
      </w:r>
      <w:r w:rsidR="002424A4" w:rsidRPr="00942891">
        <w:rPr>
          <w:lang w:val="sr-Cyrl-RS"/>
        </w:rPr>
        <w:t>ан број каблова који се могао искористити је</w:t>
      </w:r>
      <w:r w:rsidRPr="00942891">
        <w:rPr>
          <w:lang w:val="sr-Cyrl-RS"/>
        </w:rPr>
        <w:t xml:space="preserve"> 1</w:t>
      </w:r>
      <w:r w:rsidR="002424A4" w:rsidRPr="00942891">
        <w:rPr>
          <w:lang w:val="sr-Cyrl-RS"/>
        </w:rPr>
        <w:t>3</w:t>
      </w:r>
      <w:r w:rsidRPr="00942891">
        <w:rPr>
          <w:lang w:val="sr-Cyrl-RS"/>
        </w:rPr>
        <w:t>, међутим</w:t>
      </w:r>
      <w:r w:rsidR="00DF49D8" w:rsidRPr="00942891">
        <w:rPr>
          <w:lang w:val="sr-Cyrl-RS"/>
        </w:rPr>
        <w:t>,</w:t>
      </w:r>
      <w:r w:rsidRPr="00942891">
        <w:rPr>
          <w:lang w:val="sr-Cyrl-RS"/>
        </w:rPr>
        <w:t xml:space="preserve"> Немци су најчешће користили 6 или 10. </w:t>
      </w:r>
      <w:r w:rsidR="00EF27D4" w:rsidRPr="00942891">
        <w:rPr>
          <w:lang w:val="sr-Cyrl-RS"/>
        </w:rPr>
        <w:t xml:space="preserve">Број различитих </w:t>
      </w:r>
      <w:r w:rsidR="00123B98" w:rsidRPr="00942891">
        <w:rPr>
          <w:lang w:val="sr-Cyrl-RS"/>
        </w:rPr>
        <w:t>комбинација</w:t>
      </w:r>
      <w:r w:rsidR="00EF27D4" w:rsidRPr="00942891">
        <w:rPr>
          <w:lang w:val="sr-Cyrl-RS"/>
        </w:rPr>
        <w:t xml:space="preserve"> </w:t>
      </w:r>
      <w:r w:rsidR="00B43E63" w:rsidRPr="00942891">
        <w:rPr>
          <w:lang w:val="sr-Cyrl-RS"/>
        </w:rPr>
        <w:t xml:space="preserve">драстично </w:t>
      </w:r>
      <w:r w:rsidR="00123B98" w:rsidRPr="00942891">
        <w:rPr>
          <w:lang w:val="sr-Cyrl-RS"/>
        </w:rPr>
        <w:t xml:space="preserve">се </w:t>
      </w:r>
      <w:r w:rsidR="00B43E63" w:rsidRPr="00942891">
        <w:rPr>
          <w:lang w:val="sr-Cyrl-RS"/>
        </w:rPr>
        <w:t xml:space="preserve">мењао променом броја коришћених каблова, а најбоља сигурност била би </w:t>
      </w:r>
      <w:r w:rsidR="001467AB" w:rsidRPr="00942891">
        <w:rPr>
          <w:lang w:val="sr-Cyrl-RS"/>
        </w:rPr>
        <w:t>обезбеђена кори</w:t>
      </w:r>
      <w:r w:rsidR="00123B98" w:rsidRPr="00942891">
        <w:rPr>
          <w:lang w:val="sr-Cyrl-RS"/>
        </w:rPr>
        <w:t>шћењем</w:t>
      </w:r>
      <w:r w:rsidR="001467AB" w:rsidRPr="00942891">
        <w:rPr>
          <w:lang w:val="sr-Cyrl-RS"/>
        </w:rPr>
        <w:t xml:space="preserve"> 11 каблова. </w:t>
      </w:r>
    </w:p>
    <w:p w14:paraId="300BC570" w14:textId="5428F425" w:rsidR="00610E50" w:rsidRPr="00942891" w:rsidRDefault="00610E50" w:rsidP="00610E50">
      <w:pPr>
        <w:pStyle w:val="IIInivonaslova-Odeljak"/>
        <w:rPr>
          <w:lang w:val="sr-Cyrl-RS"/>
        </w:rPr>
      </w:pPr>
      <w:bookmarkStart w:id="24" w:name="_Toc212025116"/>
      <w:r w:rsidRPr="00942891">
        <w:rPr>
          <w:lang w:val="sr-Cyrl-RS"/>
        </w:rPr>
        <w:lastRenderedPageBreak/>
        <w:t>Рефлектор</w:t>
      </w:r>
      <w:r w:rsidR="00AC350A" w:rsidRPr="00942891">
        <w:rPr>
          <w:lang w:val="sr-Cyrl-RS"/>
        </w:rPr>
        <w:t xml:space="preserve"> (UKW)</w:t>
      </w:r>
      <w:bookmarkEnd w:id="24"/>
    </w:p>
    <w:p w14:paraId="2AA0EF74" w14:textId="1FD19078" w:rsidR="00610E50" w:rsidRPr="00942891" w:rsidRDefault="00CE088A" w:rsidP="00610E50">
      <w:pPr>
        <w:pStyle w:val="Osnovnitekst"/>
        <w:rPr>
          <w:lang w:val="sr-Cyrl-RS"/>
        </w:rPr>
      </w:pPr>
      <w:r w:rsidRPr="00942891">
        <w:rPr>
          <w:lang w:val="sr-Cyrl-RS"/>
        </w:rPr>
        <w:t>Рефлектор је најједноставнија компонента машине. Састоји се од 13 жица које пове</w:t>
      </w:r>
      <w:r w:rsidR="008804D1" w:rsidRPr="00942891">
        <w:rPr>
          <w:lang w:val="sr-Cyrl-RS"/>
        </w:rPr>
        <w:t xml:space="preserve">зују слова. </w:t>
      </w:r>
      <w:r w:rsidR="00CB696F" w:rsidRPr="00942891">
        <w:rPr>
          <w:lang w:val="sr-Cyrl-RS"/>
        </w:rPr>
        <w:t xml:space="preserve">Када струја дође </w:t>
      </w:r>
      <w:r w:rsidR="006B4995" w:rsidRPr="00942891">
        <w:rPr>
          <w:lang w:val="sr-Cyrl-RS"/>
        </w:rPr>
        <w:t>у рефлектор</w:t>
      </w:r>
      <w:r w:rsidR="00810A84" w:rsidRPr="00942891">
        <w:rPr>
          <w:lang w:val="sr-Cyrl-RS"/>
        </w:rPr>
        <w:t xml:space="preserve"> кроз контакт који представља </w:t>
      </w:r>
      <w:r w:rsidR="00753C2E" w:rsidRPr="00942891">
        <w:rPr>
          <w:lang w:val="sr-Cyrl-RS"/>
        </w:rPr>
        <w:t>улазно слово</w:t>
      </w:r>
      <w:r w:rsidR="006B4995" w:rsidRPr="00942891">
        <w:rPr>
          <w:lang w:val="sr-Cyrl-RS"/>
        </w:rPr>
        <w:t xml:space="preserve">, </w:t>
      </w:r>
      <w:r w:rsidR="00432F24" w:rsidRPr="00942891">
        <w:rPr>
          <w:lang w:val="sr-Cyrl-RS"/>
        </w:rPr>
        <w:t xml:space="preserve">он прослеђује струју </w:t>
      </w:r>
      <w:r w:rsidR="006F1270" w:rsidRPr="00942891">
        <w:rPr>
          <w:lang w:val="sr-Cyrl-RS"/>
        </w:rPr>
        <w:t>преко</w:t>
      </w:r>
      <w:r w:rsidR="00432F24" w:rsidRPr="00942891">
        <w:rPr>
          <w:lang w:val="sr-Cyrl-RS"/>
        </w:rPr>
        <w:t xml:space="preserve"> дру</w:t>
      </w:r>
      <w:r w:rsidR="000452A4" w:rsidRPr="00942891">
        <w:rPr>
          <w:lang w:val="sr-Cyrl-RS"/>
        </w:rPr>
        <w:t>г</w:t>
      </w:r>
      <w:r w:rsidR="006F1270" w:rsidRPr="00942891">
        <w:rPr>
          <w:lang w:val="sr-Cyrl-RS"/>
        </w:rPr>
        <w:t>ог</w:t>
      </w:r>
      <w:r w:rsidR="000452A4" w:rsidRPr="00942891">
        <w:rPr>
          <w:lang w:val="sr-Cyrl-RS"/>
        </w:rPr>
        <w:t xml:space="preserve"> контакт</w:t>
      </w:r>
      <w:r w:rsidR="006F1270" w:rsidRPr="00942891">
        <w:rPr>
          <w:lang w:val="sr-Cyrl-RS"/>
        </w:rPr>
        <w:t>а</w:t>
      </w:r>
      <w:r w:rsidR="00765BC2" w:rsidRPr="00942891">
        <w:rPr>
          <w:lang w:val="sr-Cyrl-RS"/>
        </w:rPr>
        <w:t xml:space="preserve"> кој</w:t>
      </w:r>
      <w:r w:rsidR="00D7071B" w:rsidRPr="00942891">
        <w:rPr>
          <w:lang w:val="sr-Cyrl-RS"/>
        </w:rPr>
        <w:t>и</w:t>
      </w:r>
      <w:r w:rsidR="00765BC2" w:rsidRPr="00942891">
        <w:rPr>
          <w:lang w:val="sr-Cyrl-RS"/>
        </w:rPr>
        <w:t xml:space="preserve"> представља шифровано слово</w:t>
      </w:r>
      <w:r w:rsidR="00C26165" w:rsidRPr="00942891">
        <w:rPr>
          <w:lang w:val="sr-Cyrl-RS"/>
        </w:rPr>
        <w:t>.</w:t>
      </w:r>
      <w:r w:rsidR="00040307" w:rsidRPr="00942891">
        <w:rPr>
          <w:lang w:val="sr-Cyrl-RS"/>
        </w:rPr>
        <w:t xml:space="preserve"> Кључна функционалност рефлектора јесте креирање </w:t>
      </w:r>
      <w:r w:rsidR="00ED781B" w:rsidRPr="00942891">
        <w:rPr>
          <w:lang w:val="sr-Cyrl-RS"/>
        </w:rPr>
        <w:t>симетричн</w:t>
      </w:r>
      <w:r w:rsidR="00040307" w:rsidRPr="00942891">
        <w:rPr>
          <w:lang w:val="sr-Cyrl-RS"/>
        </w:rPr>
        <w:t xml:space="preserve">е </w:t>
      </w:r>
      <w:r w:rsidR="002A5CF6" w:rsidRPr="00942891">
        <w:rPr>
          <w:lang w:val="sr-Cyrl-RS"/>
        </w:rPr>
        <w:t>машине. Због тога, процес</w:t>
      </w:r>
      <w:r w:rsidR="00A72F7E" w:rsidRPr="00942891">
        <w:rPr>
          <w:lang w:val="sr-Cyrl-RS"/>
        </w:rPr>
        <w:t>и</w:t>
      </w:r>
      <w:r w:rsidR="002A5CF6" w:rsidRPr="00942891">
        <w:rPr>
          <w:lang w:val="sr-Cyrl-RS"/>
        </w:rPr>
        <w:t xml:space="preserve"> шифровања и дешифровања одвија</w:t>
      </w:r>
      <w:r w:rsidR="00A72F7E" w:rsidRPr="00942891">
        <w:rPr>
          <w:lang w:val="sr-Cyrl-RS"/>
        </w:rPr>
        <w:t>ју</w:t>
      </w:r>
      <w:r w:rsidR="009B0DD8" w:rsidRPr="00942891">
        <w:rPr>
          <w:lang w:val="sr-Cyrl-RS"/>
        </w:rPr>
        <w:t xml:space="preserve"> се</w:t>
      </w:r>
      <w:r w:rsidR="002A5CF6" w:rsidRPr="00942891">
        <w:rPr>
          <w:lang w:val="sr-Cyrl-RS"/>
        </w:rPr>
        <w:t xml:space="preserve"> на исти начин. </w:t>
      </w:r>
      <w:r w:rsidR="00FC1B8C" w:rsidRPr="00942891">
        <w:rPr>
          <w:lang w:val="sr-Cyrl-RS"/>
        </w:rPr>
        <w:t xml:space="preserve">Иако веома добра особина, она </w:t>
      </w:r>
      <w:r w:rsidR="004F0A65" w:rsidRPr="00942891">
        <w:rPr>
          <w:lang w:val="sr-Cyrl-RS"/>
        </w:rPr>
        <w:t>ствара</w:t>
      </w:r>
      <w:r w:rsidR="00FC1B8C" w:rsidRPr="00942891">
        <w:rPr>
          <w:lang w:val="sr-Cyrl-RS"/>
        </w:rPr>
        <w:t xml:space="preserve"> једну од највећих слабости Енигма машине</w:t>
      </w:r>
      <w:r w:rsidR="000864C7" w:rsidRPr="00942891">
        <w:rPr>
          <w:lang w:val="sr-Cyrl-RS"/>
        </w:rPr>
        <w:t xml:space="preserve"> -</w:t>
      </w:r>
      <w:r w:rsidR="003415BA" w:rsidRPr="00942891">
        <w:rPr>
          <w:lang w:val="sr-Cyrl-RS"/>
        </w:rPr>
        <w:t xml:space="preserve"> </w:t>
      </w:r>
      <w:r w:rsidR="000969F8">
        <w:rPr>
          <w:lang w:val="sr-Cyrl-RS"/>
        </w:rPr>
        <w:t>к</w:t>
      </w:r>
      <w:r w:rsidR="003415BA" w:rsidRPr="00942891">
        <w:rPr>
          <w:lang w:val="sr-Cyrl-RS"/>
        </w:rPr>
        <w:t>ако се струја шаље различитим путем уназад, слово никада не може бити пресликано</w:t>
      </w:r>
      <w:r w:rsidR="000F6482" w:rsidRPr="00942891">
        <w:rPr>
          <w:lang w:val="sr-Cyrl-RS"/>
        </w:rPr>
        <w:t xml:space="preserve"> само</w:t>
      </w:r>
      <w:r w:rsidR="003415BA" w:rsidRPr="00942891">
        <w:rPr>
          <w:lang w:val="sr-Cyrl-RS"/>
        </w:rPr>
        <w:t xml:space="preserve"> у себе. Ов</w:t>
      </w:r>
      <w:r w:rsidR="009E41CB" w:rsidRPr="00942891">
        <w:rPr>
          <w:lang w:val="sr-Cyrl-RS"/>
        </w:rPr>
        <w:t xml:space="preserve">у чињеницу открио </w:t>
      </w:r>
      <w:r w:rsidR="00A96E55" w:rsidRPr="00942891">
        <w:rPr>
          <w:lang w:val="sr-Cyrl-RS"/>
        </w:rPr>
        <w:t xml:space="preserve">је </w:t>
      </w:r>
      <w:r w:rsidR="009E41CB" w:rsidRPr="00942891">
        <w:rPr>
          <w:lang w:val="sr-Cyrl-RS"/>
        </w:rPr>
        <w:t>и Алан Тјуринг, што је у многоме олакшало његов</w:t>
      </w:r>
      <w:r w:rsidR="00A96E55" w:rsidRPr="00942891">
        <w:rPr>
          <w:lang w:val="sr-Cyrl-RS"/>
        </w:rPr>
        <w:t xml:space="preserve">о </w:t>
      </w:r>
      <w:r w:rsidR="009E41CB" w:rsidRPr="00942891">
        <w:rPr>
          <w:lang w:val="sr-Cyrl-RS"/>
        </w:rPr>
        <w:t>разбијањ</w:t>
      </w:r>
      <w:r w:rsidR="00A96E55" w:rsidRPr="00942891">
        <w:rPr>
          <w:lang w:val="sr-Cyrl-RS"/>
        </w:rPr>
        <w:t>е</w:t>
      </w:r>
      <w:r w:rsidR="009E41CB" w:rsidRPr="00942891">
        <w:rPr>
          <w:lang w:val="sr-Cyrl-RS"/>
        </w:rPr>
        <w:t xml:space="preserve"> ове </w:t>
      </w:r>
      <w:r w:rsidR="00277779" w:rsidRPr="00942891">
        <w:rPr>
          <w:lang w:val="sr-Cyrl-RS"/>
        </w:rPr>
        <w:t>машине</w:t>
      </w:r>
      <w:r w:rsidR="009E41CB" w:rsidRPr="00942891">
        <w:rPr>
          <w:lang w:val="sr-Cyrl-RS"/>
        </w:rPr>
        <w:t>.</w:t>
      </w:r>
    </w:p>
    <w:p w14:paraId="17617814" w14:textId="5ED646EB" w:rsidR="007C75EB" w:rsidRPr="00942891" w:rsidRDefault="00C462D5" w:rsidP="007D6786">
      <w:pPr>
        <w:pStyle w:val="IIInivonaslova-Odeljak"/>
        <w:rPr>
          <w:lang w:val="sr-Cyrl-RS"/>
        </w:rPr>
      </w:pPr>
      <w:bookmarkStart w:id="25" w:name="_Toc212025117"/>
      <w:r w:rsidRPr="00942891">
        <w:rPr>
          <w:lang w:val="sr-Cyrl-RS"/>
        </w:rPr>
        <w:t>Различитости и слабости Енигма машина</w:t>
      </w:r>
      <w:bookmarkEnd w:id="25"/>
    </w:p>
    <w:p w14:paraId="137C8D44" w14:textId="7A122CAC" w:rsidR="00D348B6" w:rsidRPr="00942891" w:rsidRDefault="001B31CB" w:rsidP="00DC318C">
      <w:pPr>
        <w:pStyle w:val="Osnovnitekst"/>
        <w:rPr>
          <w:lang w:val="sr-Cyrl-RS"/>
        </w:rPr>
      </w:pPr>
      <w:r w:rsidRPr="00942891">
        <w:rPr>
          <w:lang w:val="sr-Cyrl-RS"/>
        </w:rPr>
        <w:t>Коришћењем различитих метода комби</w:t>
      </w:r>
      <w:r w:rsidR="00345677" w:rsidRPr="00942891">
        <w:rPr>
          <w:lang w:val="sr-Cyrl-RS"/>
        </w:rPr>
        <w:t xml:space="preserve">наторике и узимања претпоставки о </w:t>
      </w:r>
      <w:r w:rsidR="00A96E55" w:rsidRPr="00942891">
        <w:rPr>
          <w:lang w:val="sr-Cyrl-RS"/>
        </w:rPr>
        <w:t xml:space="preserve">разумном </w:t>
      </w:r>
      <w:r w:rsidR="00345677" w:rsidRPr="00942891">
        <w:rPr>
          <w:lang w:val="sr-Cyrl-RS"/>
        </w:rPr>
        <w:t xml:space="preserve">коришћењу Енигма машине, </w:t>
      </w:r>
      <w:r w:rsidR="00A40C31" w:rsidRPr="00942891">
        <w:rPr>
          <w:lang w:val="sr-Cyrl-RS"/>
        </w:rPr>
        <w:t>долази се до закључка да је било могу</w:t>
      </w:r>
      <w:r w:rsidR="009959E4" w:rsidRPr="00942891">
        <w:rPr>
          <w:lang w:val="sr-Cyrl-RS"/>
        </w:rPr>
        <w:t>ће конфигурисати 2</w:t>
      </w:r>
      <w:r w:rsidR="009959E4" w:rsidRPr="00942891">
        <w:rPr>
          <w:vertAlign w:val="superscript"/>
          <w:lang w:val="sr-Cyrl-RS"/>
        </w:rPr>
        <w:t xml:space="preserve">76 </w:t>
      </w:r>
      <w:r w:rsidR="009959E4" w:rsidRPr="00942891">
        <w:rPr>
          <w:lang w:val="sr-Cyrl-RS"/>
        </w:rPr>
        <w:t>различитих комбинација на једној Енигма машини</w:t>
      </w:r>
      <w:r w:rsidR="00BB5190" w:rsidRPr="00942891">
        <w:rPr>
          <w:lang w:val="sr-Cyrl-RS"/>
        </w:rPr>
        <w:t xml:space="preserve"> са три ротора. </w:t>
      </w:r>
      <w:r w:rsidR="004842B5" w:rsidRPr="00942891">
        <w:rPr>
          <w:lang w:val="sr-Cyrl-RS"/>
        </w:rPr>
        <w:t>Ипак, м</w:t>
      </w:r>
      <w:r w:rsidR="00DF4C3E" w:rsidRPr="00942891">
        <w:rPr>
          <w:lang w:val="sr-Cyrl-RS"/>
        </w:rPr>
        <w:t>нога ограничења</w:t>
      </w:r>
      <w:r w:rsidR="00A13414" w:rsidRPr="00942891">
        <w:rPr>
          <w:lang w:val="sr-Cyrl-RS"/>
        </w:rPr>
        <w:t xml:space="preserve"> </w:t>
      </w:r>
      <w:r w:rsidR="00E5749C" w:rsidRPr="00942891">
        <w:rPr>
          <w:lang w:val="sr-Cyrl-RS"/>
        </w:rPr>
        <w:t>–</w:t>
      </w:r>
      <w:r w:rsidR="00DF4C3E" w:rsidRPr="00942891">
        <w:rPr>
          <w:lang w:val="sr-Cyrl-RS"/>
        </w:rPr>
        <w:t xml:space="preserve"> што процедурална</w:t>
      </w:r>
      <w:r w:rsidR="000F6482" w:rsidRPr="00942891">
        <w:rPr>
          <w:lang w:val="sr-Cyrl-RS"/>
        </w:rPr>
        <w:t>,</w:t>
      </w:r>
      <w:r w:rsidR="00DF4C3E" w:rsidRPr="00942891">
        <w:rPr>
          <w:lang w:val="sr-Cyrl-RS"/>
        </w:rPr>
        <w:t xml:space="preserve"> што механичка</w:t>
      </w:r>
      <w:r w:rsidR="00A13414" w:rsidRPr="00942891">
        <w:rPr>
          <w:lang w:val="sr-Cyrl-RS"/>
        </w:rPr>
        <w:t xml:space="preserve"> </w:t>
      </w:r>
      <w:r w:rsidR="00E5749C" w:rsidRPr="00942891">
        <w:rPr>
          <w:lang w:val="sr-Cyrl-RS"/>
        </w:rPr>
        <w:t>–</w:t>
      </w:r>
      <w:r w:rsidR="00DF4C3E" w:rsidRPr="00942891">
        <w:rPr>
          <w:lang w:val="sr-Cyrl-RS"/>
        </w:rPr>
        <w:t xml:space="preserve"> смањивала су </w:t>
      </w:r>
      <w:r w:rsidR="00AE37C8" w:rsidRPr="00942891">
        <w:rPr>
          <w:lang w:val="sr-Cyrl-RS"/>
        </w:rPr>
        <w:t>број могућих конфигурација</w:t>
      </w:r>
      <w:r w:rsidR="00983942" w:rsidRPr="00942891">
        <w:rPr>
          <w:lang w:val="sr-Cyrl-RS"/>
        </w:rPr>
        <w:t>.</w:t>
      </w:r>
    </w:p>
    <w:p w14:paraId="03E27E91" w14:textId="73907112" w:rsidR="00CC2EAF" w:rsidRPr="00942891" w:rsidRDefault="00412531" w:rsidP="00C462D5">
      <w:pPr>
        <w:pStyle w:val="Osnovnitekst"/>
        <w:rPr>
          <w:lang w:val="sr-Cyrl-RS"/>
        </w:rPr>
      </w:pPr>
      <w:r w:rsidRPr="00942891">
        <w:rPr>
          <w:lang w:val="sr-Cyrl-RS"/>
        </w:rPr>
        <w:t>Раз</w:t>
      </w:r>
      <w:r w:rsidR="006B5DBC" w:rsidRPr="00942891">
        <w:rPr>
          <w:lang w:val="sr-Cyrl-RS"/>
        </w:rPr>
        <w:t>лике у верзијама Енигме биле су везане за следеће елементе:</w:t>
      </w:r>
    </w:p>
    <w:p w14:paraId="716F812B" w14:textId="64CAFFC2" w:rsidR="006B5DBC" w:rsidRPr="00942891" w:rsidRDefault="00990F4B" w:rsidP="00C23999">
      <w:pPr>
        <w:pStyle w:val="Nabrajanje"/>
        <w:rPr>
          <w:lang w:val="sr-Cyrl-RS"/>
        </w:rPr>
      </w:pPr>
      <w:r w:rsidRPr="00942891">
        <w:rPr>
          <w:lang w:val="sr-Cyrl-RS"/>
        </w:rPr>
        <w:t>Постојање прикључне табле, као и број коришћених каблова приликом њене употребе</w:t>
      </w:r>
    </w:p>
    <w:p w14:paraId="3CBB82F8" w14:textId="37FF596A" w:rsidR="00990F4B" w:rsidRPr="00942891" w:rsidRDefault="00990F4B" w:rsidP="00C23999">
      <w:pPr>
        <w:pStyle w:val="Nabrajanje"/>
        <w:rPr>
          <w:lang w:val="sr-Cyrl-RS"/>
        </w:rPr>
      </w:pPr>
      <w:r w:rsidRPr="00942891">
        <w:rPr>
          <w:lang w:val="sr-Cyrl-RS"/>
        </w:rPr>
        <w:t xml:space="preserve">Мапирање диска ETW </w:t>
      </w:r>
      <w:r w:rsidR="00B95B58" w:rsidRPr="00942891">
        <w:rPr>
          <w:lang w:val="sr-Cyrl-RS"/>
        </w:rPr>
        <w:t>–</w:t>
      </w:r>
      <w:r w:rsidRPr="00942891">
        <w:rPr>
          <w:lang w:val="sr-Cyrl-RS"/>
        </w:rPr>
        <w:t xml:space="preserve"> </w:t>
      </w:r>
      <w:r w:rsidR="00AA3512" w:rsidRPr="00942891">
        <w:rPr>
          <w:lang w:val="sr-Cyrl-RS"/>
        </w:rPr>
        <w:t>нису сви дискови били мапирани по абецеди</w:t>
      </w:r>
    </w:p>
    <w:p w14:paraId="019AAE78" w14:textId="2B71ADD7" w:rsidR="00CA5274" w:rsidRPr="00942891" w:rsidRDefault="00CA5274" w:rsidP="00C23999">
      <w:pPr>
        <w:pStyle w:val="Nabrajanje"/>
        <w:rPr>
          <w:lang w:val="sr-Cyrl-RS"/>
        </w:rPr>
      </w:pPr>
      <w:r w:rsidRPr="00942891">
        <w:rPr>
          <w:lang w:val="sr-Cyrl-RS"/>
        </w:rPr>
        <w:t>Број коришћених ротора (3 или 4)</w:t>
      </w:r>
      <w:r w:rsidR="00E06C43" w:rsidRPr="00942891">
        <w:rPr>
          <w:lang w:val="sr-Cyrl-RS"/>
        </w:rPr>
        <w:t>, број доступних ротора за коришћење</w:t>
      </w:r>
      <w:r w:rsidR="00AA3512" w:rsidRPr="00942891">
        <w:rPr>
          <w:lang w:val="sr-Cyrl-RS"/>
        </w:rPr>
        <w:t>, као и број зареза на самим роторима</w:t>
      </w:r>
    </w:p>
    <w:p w14:paraId="7DA71655" w14:textId="112AFAFA" w:rsidR="00E06C43" w:rsidRPr="00942891" w:rsidRDefault="00F2119B" w:rsidP="00C23999">
      <w:pPr>
        <w:pStyle w:val="Nabrajanje"/>
        <w:rPr>
          <w:lang w:val="sr-Cyrl-RS"/>
        </w:rPr>
      </w:pPr>
      <w:r w:rsidRPr="00942891">
        <w:rPr>
          <w:lang w:val="sr-Cyrl-RS"/>
        </w:rPr>
        <w:t>Ожичење</w:t>
      </w:r>
      <w:r w:rsidR="008B40CB" w:rsidRPr="00942891">
        <w:rPr>
          <w:lang w:val="sr-Cyrl-RS"/>
        </w:rPr>
        <w:t xml:space="preserve"> рефлектора</w:t>
      </w:r>
    </w:p>
    <w:p w14:paraId="1E709A21" w14:textId="25D6C0DB" w:rsidR="00B41E36" w:rsidRPr="00942891" w:rsidRDefault="002D48E3" w:rsidP="00C23999">
      <w:pPr>
        <w:pStyle w:val="Nabrajanje"/>
        <w:rPr>
          <w:lang w:val="sr-Cyrl-RS"/>
        </w:rPr>
      </w:pPr>
      <w:r w:rsidRPr="00942891">
        <w:rPr>
          <w:lang w:val="sr-Cyrl-RS"/>
        </w:rPr>
        <w:t>Произвођач</w:t>
      </w:r>
    </w:p>
    <w:p w14:paraId="5902B4BB" w14:textId="462075CE" w:rsidR="00835E13" w:rsidRPr="00942891" w:rsidRDefault="00A23BA6" w:rsidP="00C23999">
      <w:pPr>
        <w:pStyle w:val="Nabrajanje"/>
        <w:rPr>
          <w:lang w:val="sr-Cyrl-RS"/>
        </w:rPr>
      </w:pPr>
      <w:r w:rsidRPr="00942891">
        <w:rPr>
          <w:lang w:val="sr-Cyrl-RS"/>
        </w:rPr>
        <w:t xml:space="preserve">Дизајн и </w:t>
      </w:r>
      <w:r w:rsidR="00F2119B" w:rsidRPr="00942891">
        <w:rPr>
          <w:lang w:val="sr-Cyrl-RS"/>
        </w:rPr>
        <w:t>особине механичких компоненти</w:t>
      </w:r>
      <w:r w:rsidR="00DE3BC6" w:rsidRPr="00942891">
        <w:rPr>
          <w:lang w:val="sr-Cyrl-RS"/>
        </w:rPr>
        <w:t>, које су могле, али нису морале</w:t>
      </w:r>
      <w:r w:rsidR="007F59FB" w:rsidRPr="00942891">
        <w:rPr>
          <w:lang w:val="sr-Cyrl-RS"/>
        </w:rPr>
        <w:t>,</w:t>
      </w:r>
      <w:r w:rsidR="00DE3BC6" w:rsidRPr="00942891">
        <w:rPr>
          <w:lang w:val="sr-Cyrl-RS"/>
        </w:rPr>
        <w:t xml:space="preserve"> утицати на сам рад машине.</w:t>
      </w:r>
    </w:p>
    <w:p w14:paraId="36FA636D" w14:textId="13CEF563" w:rsidR="009F6C76" w:rsidRPr="00942891" w:rsidRDefault="001E295A" w:rsidP="009F6C76">
      <w:pPr>
        <w:pStyle w:val="Osnovnitekst"/>
        <w:rPr>
          <w:lang w:val="sr-Cyrl-RS"/>
        </w:rPr>
      </w:pPr>
      <w:r w:rsidRPr="00942891">
        <w:rPr>
          <w:lang w:val="sr-Cyrl-RS"/>
        </w:rPr>
        <w:t xml:space="preserve">Иако је постојао велики број </w:t>
      </w:r>
      <w:r w:rsidR="00F96FFC" w:rsidRPr="00942891">
        <w:rPr>
          <w:lang w:val="sr-Cyrl-RS"/>
        </w:rPr>
        <w:t xml:space="preserve">различитих Енигма машина, све су имале сличне слабости. </w:t>
      </w:r>
      <w:r w:rsidR="00BC591C" w:rsidRPr="00942891">
        <w:rPr>
          <w:lang w:val="sr-Cyrl-RS"/>
        </w:rPr>
        <w:t>Главна и већ поменута слабост је немогућност шифровања слова у себе</w:t>
      </w:r>
      <w:r w:rsidR="007F59FB" w:rsidRPr="00942891">
        <w:rPr>
          <w:lang w:val="sr-Cyrl-RS"/>
        </w:rPr>
        <w:t xml:space="preserve"> само</w:t>
      </w:r>
      <w:r w:rsidR="00BC591C" w:rsidRPr="00942891">
        <w:rPr>
          <w:lang w:val="sr-Cyrl-RS"/>
        </w:rPr>
        <w:t>.</w:t>
      </w:r>
      <w:r w:rsidR="003F1F2A" w:rsidRPr="00942891">
        <w:rPr>
          <w:lang w:val="sr-Cyrl-RS"/>
        </w:rPr>
        <w:t xml:space="preserve"> </w:t>
      </w:r>
      <w:r w:rsidR="00CC5F65" w:rsidRPr="00942891">
        <w:rPr>
          <w:lang w:val="sr-Cyrl-RS"/>
        </w:rPr>
        <w:t>Такође</w:t>
      </w:r>
      <w:r w:rsidR="00AF6A6E" w:rsidRPr="00942891">
        <w:rPr>
          <w:lang w:val="sr-Cyrl-RS"/>
        </w:rPr>
        <w:t>,</w:t>
      </w:r>
      <w:r w:rsidR="003F1F2A" w:rsidRPr="00942891">
        <w:rPr>
          <w:lang w:val="sr-Cyrl-RS"/>
        </w:rPr>
        <w:t xml:space="preserve"> </w:t>
      </w:r>
      <w:r w:rsidR="00C66F2F" w:rsidRPr="00942891">
        <w:rPr>
          <w:lang w:val="sr-Cyrl-RS"/>
        </w:rPr>
        <w:t xml:space="preserve">ротор је имао правилно </w:t>
      </w:r>
      <w:r w:rsidR="00CC5F65" w:rsidRPr="00942891">
        <w:rPr>
          <w:lang w:val="sr-Cyrl-RS"/>
        </w:rPr>
        <w:t>померање, које су криптографи могл</w:t>
      </w:r>
      <w:r w:rsidR="006763FA" w:rsidRPr="00942891">
        <w:rPr>
          <w:lang w:val="sr-Cyrl-RS"/>
        </w:rPr>
        <w:t>и</w:t>
      </w:r>
      <w:r w:rsidR="00CC5F65" w:rsidRPr="00942891">
        <w:rPr>
          <w:lang w:val="sr-Cyrl-RS"/>
        </w:rPr>
        <w:t xml:space="preserve"> анализирати</w:t>
      </w:r>
      <w:r w:rsidR="007A18EE" w:rsidRPr="00942891">
        <w:rPr>
          <w:lang w:val="sr-Cyrl-RS"/>
        </w:rPr>
        <w:t>.</w:t>
      </w:r>
      <w:r w:rsidR="00A50AEA" w:rsidRPr="00942891">
        <w:rPr>
          <w:lang w:val="sr-Cyrl-RS"/>
        </w:rPr>
        <w:t xml:space="preserve"> </w:t>
      </w:r>
      <w:r w:rsidR="007A18EE" w:rsidRPr="00942891">
        <w:rPr>
          <w:lang w:val="sr-Cyrl-RS"/>
        </w:rPr>
        <w:t xml:space="preserve">Већина ротора </w:t>
      </w:r>
      <w:r w:rsidR="00410A8D" w:rsidRPr="00942891">
        <w:rPr>
          <w:lang w:val="sr-Cyrl-RS"/>
        </w:rPr>
        <w:t>имала је и проблем са аномалијом дуплог помера</w:t>
      </w:r>
      <w:r w:rsidR="00AE7724" w:rsidRPr="00942891">
        <w:rPr>
          <w:lang w:val="sr-Cyrl-RS"/>
        </w:rPr>
        <w:t>ј</w:t>
      </w:r>
      <w:r w:rsidR="00410A8D" w:rsidRPr="00942891">
        <w:rPr>
          <w:lang w:val="sr-Cyrl-RS"/>
        </w:rPr>
        <w:t>а.</w:t>
      </w:r>
      <w:r w:rsidR="00920EC9" w:rsidRPr="00942891">
        <w:rPr>
          <w:lang w:val="sr-Cyrl-RS"/>
        </w:rPr>
        <w:t xml:space="preserve"> Додавањем већег броја зареза, </w:t>
      </w:r>
      <w:r w:rsidR="00410A8D" w:rsidRPr="00942891">
        <w:rPr>
          <w:lang w:val="sr-Cyrl-RS"/>
        </w:rPr>
        <w:t xml:space="preserve">правилност шифровања је </w:t>
      </w:r>
      <w:r w:rsidR="00843687" w:rsidRPr="00942891">
        <w:rPr>
          <w:lang w:val="sr-Cyrl-RS"/>
        </w:rPr>
        <w:t>нарушена</w:t>
      </w:r>
      <w:r w:rsidR="003569CE" w:rsidRPr="00942891">
        <w:rPr>
          <w:lang w:val="sr-Cyrl-RS"/>
        </w:rPr>
        <w:t xml:space="preserve">, али </w:t>
      </w:r>
      <w:r w:rsidR="0077563F" w:rsidRPr="00942891">
        <w:rPr>
          <w:lang w:val="sr-Cyrl-RS"/>
        </w:rPr>
        <w:t>је употребом</w:t>
      </w:r>
      <w:r w:rsidR="00456ED7" w:rsidRPr="00942891">
        <w:rPr>
          <w:lang w:val="sr-Cyrl-RS"/>
        </w:rPr>
        <w:t xml:space="preserve"> нпр.</w:t>
      </w:r>
      <w:r w:rsidR="0077563F" w:rsidRPr="00942891">
        <w:rPr>
          <w:lang w:val="sr-Cyrl-RS"/>
        </w:rPr>
        <w:t xml:space="preserve"> 2 зареза период шифре ефективно преполовљен</w:t>
      </w:r>
      <w:r w:rsidR="00920EC9" w:rsidRPr="00942891">
        <w:rPr>
          <w:lang w:val="sr-Cyrl-RS"/>
        </w:rPr>
        <w:t xml:space="preserve">. </w:t>
      </w:r>
      <w:r w:rsidR="008B792C" w:rsidRPr="00942891">
        <w:rPr>
          <w:lang w:val="sr-Cyrl-RS"/>
        </w:rPr>
        <w:t>Када би се дода</w:t>
      </w:r>
      <w:r w:rsidR="00A851DC" w:rsidRPr="00942891">
        <w:rPr>
          <w:lang w:val="sr-Cyrl-RS"/>
        </w:rPr>
        <w:t>ва</w:t>
      </w:r>
      <w:r w:rsidR="008B792C" w:rsidRPr="00942891">
        <w:rPr>
          <w:lang w:val="sr-Cyrl-RS"/>
        </w:rPr>
        <w:t>о 4. ротор</w:t>
      </w:r>
      <w:r w:rsidR="00281323" w:rsidRPr="00942891">
        <w:rPr>
          <w:lang w:val="sr-Cyrl-RS"/>
        </w:rPr>
        <w:t>, он се у реалној употреби никада не</w:t>
      </w:r>
      <w:r w:rsidR="00D60D0D" w:rsidRPr="00942891">
        <w:rPr>
          <w:lang w:val="sr-Cyrl-RS"/>
        </w:rPr>
        <w:t xml:space="preserve"> би</w:t>
      </w:r>
      <w:r w:rsidR="00281323" w:rsidRPr="00942891">
        <w:rPr>
          <w:lang w:val="sr-Cyrl-RS"/>
        </w:rPr>
        <w:t xml:space="preserve"> ни </w:t>
      </w:r>
      <w:r w:rsidR="00576535" w:rsidRPr="00942891">
        <w:rPr>
          <w:lang w:val="sr-Cyrl-RS"/>
        </w:rPr>
        <w:t>помери</w:t>
      </w:r>
      <w:r w:rsidR="00D60D0D" w:rsidRPr="00942891">
        <w:rPr>
          <w:lang w:val="sr-Cyrl-RS"/>
        </w:rPr>
        <w:t>о</w:t>
      </w:r>
      <w:r w:rsidR="00576535" w:rsidRPr="00942891">
        <w:rPr>
          <w:lang w:val="sr-Cyrl-RS"/>
        </w:rPr>
        <w:t>, па је тако само представљао избор од 26 различит</w:t>
      </w:r>
      <w:r w:rsidR="00AE7724" w:rsidRPr="00942891">
        <w:rPr>
          <w:lang w:val="sr-Cyrl-RS"/>
        </w:rPr>
        <w:t>а</w:t>
      </w:r>
      <w:r w:rsidR="00576535" w:rsidRPr="00942891">
        <w:rPr>
          <w:lang w:val="sr-Cyrl-RS"/>
        </w:rPr>
        <w:t xml:space="preserve"> рефлектора.</w:t>
      </w:r>
    </w:p>
    <w:p w14:paraId="29DB8800" w14:textId="1137A6A6" w:rsidR="008C2F7B" w:rsidRPr="00942891" w:rsidRDefault="004A1989" w:rsidP="009F6C76">
      <w:pPr>
        <w:pStyle w:val="Osnovnitekst"/>
        <w:rPr>
          <w:lang w:val="sr-Cyrl-RS"/>
        </w:rPr>
      </w:pPr>
      <w:r w:rsidRPr="00942891">
        <w:rPr>
          <w:lang w:val="sr-Cyrl-RS"/>
        </w:rPr>
        <w:t xml:space="preserve">Енигма машина </w:t>
      </w:r>
      <w:r w:rsidR="00E82B9E" w:rsidRPr="00942891">
        <w:rPr>
          <w:lang w:val="sr-Cyrl-RS"/>
        </w:rPr>
        <w:t>је</w:t>
      </w:r>
      <w:r w:rsidR="00A8678B" w:rsidRPr="00942891">
        <w:rPr>
          <w:lang w:val="sr-Cyrl-RS"/>
        </w:rPr>
        <w:t>,</w:t>
      </w:r>
      <w:r w:rsidR="00E82B9E" w:rsidRPr="00942891">
        <w:rPr>
          <w:lang w:val="sr-Cyrl-RS"/>
        </w:rPr>
        <w:t xml:space="preserve"> по свему судећи</w:t>
      </w:r>
      <w:r w:rsidR="00A8678B" w:rsidRPr="00942891">
        <w:rPr>
          <w:lang w:val="sr-Cyrl-RS"/>
        </w:rPr>
        <w:t>,</w:t>
      </w:r>
      <w:r w:rsidR="00E82B9E" w:rsidRPr="00942891">
        <w:rPr>
          <w:lang w:val="sr-Cyrl-RS"/>
        </w:rPr>
        <w:t xml:space="preserve"> била напредан криптографски уређај</w:t>
      </w:r>
      <w:r w:rsidR="005855B5" w:rsidRPr="00942891">
        <w:rPr>
          <w:lang w:val="sr-Cyrl-RS"/>
        </w:rPr>
        <w:t xml:space="preserve"> за своје време.</w:t>
      </w:r>
      <w:r w:rsidR="00E82B9E" w:rsidRPr="00942891">
        <w:rPr>
          <w:lang w:val="sr-Cyrl-RS"/>
        </w:rPr>
        <w:t xml:space="preserve"> </w:t>
      </w:r>
      <w:r w:rsidR="005855B5" w:rsidRPr="00942891">
        <w:rPr>
          <w:lang w:val="sr-Cyrl-RS"/>
        </w:rPr>
        <w:t>Ипак,</w:t>
      </w:r>
      <w:r w:rsidR="00071DA8" w:rsidRPr="00942891">
        <w:rPr>
          <w:lang w:val="sr-Cyrl-RS"/>
        </w:rPr>
        <w:t xml:space="preserve"> убрзани развој </w:t>
      </w:r>
      <w:r w:rsidR="002714B6" w:rsidRPr="00942891">
        <w:rPr>
          <w:lang w:val="sr-Cyrl-RS"/>
        </w:rPr>
        <w:t>технологије</w:t>
      </w:r>
      <w:r w:rsidR="007C13E3" w:rsidRPr="00942891">
        <w:rPr>
          <w:lang w:val="sr-Cyrl-RS"/>
        </w:rPr>
        <w:t xml:space="preserve"> након Другог светског рата</w:t>
      </w:r>
      <w:r w:rsidR="00071DA8" w:rsidRPr="00942891">
        <w:rPr>
          <w:lang w:val="sr-Cyrl-RS"/>
        </w:rPr>
        <w:t xml:space="preserve"> </w:t>
      </w:r>
      <w:r w:rsidR="007C13E3" w:rsidRPr="00942891">
        <w:rPr>
          <w:lang w:val="sr-Cyrl-RS"/>
        </w:rPr>
        <w:t xml:space="preserve">превазишао је </w:t>
      </w:r>
      <w:r w:rsidR="00A03E62" w:rsidRPr="00942891">
        <w:rPr>
          <w:lang w:val="sr-Cyrl-RS"/>
        </w:rPr>
        <w:t>њене принципе</w:t>
      </w:r>
      <w:r w:rsidR="002C5708" w:rsidRPr="00942891">
        <w:rPr>
          <w:lang w:val="sr-Cyrl-RS"/>
        </w:rPr>
        <w:t xml:space="preserve"> уводећи напредније алгоритме и софистицираније безбедносне системе</w:t>
      </w:r>
      <w:r w:rsidR="002714B6" w:rsidRPr="00942891">
        <w:rPr>
          <w:lang w:val="sr-Cyrl-RS"/>
        </w:rPr>
        <w:t>.</w:t>
      </w:r>
      <w:r w:rsidR="00C17221" w:rsidRPr="00942891">
        <w:rPr>
          <w:lang w:val="sr-Cyrl-RS"/>
        </w:rPr>
        <w:t xml:space="preserve"> </w:t>
      </w:r>
      <w:r w:rsidR="00777FD4" w:rsidRPr="00942891">
        <w:rPr>
          <w:lang w:val="sr-Cyrl-RS"/>
        </w:rPr>
        <w:t>Упркос томе,</w:t>
      </w:r>
      <w:r w:rsidR="00F432BC" w:rsidRPr="00942891">
        <w:rPr>
          <w:lang w:val="sr-Cyrl-RS"/>
        </w:rPr>
        <w:t xml:space="preserve"> Енигма машина остаје </w:t>
      </w:r>
      <w:r w:rsidR="00D76B1C" w:rsidRPr="00942891">
        <w:rPr>
          <w:lang w:val="sr-Cyrl-RS"/>
        </w:rPr>
        <w:t>јед</w:t>
      </w:r>
      <w:r w:rsidR="00FA59DE" w:rsidRPr="00942891">
        <w:rPr>
          <w:lang w:val="sr-Cyrl-RS"/>
        </w:rPr>
        <w:t xml:space="preserve">ан од најбитнијих изума у области </w:t>
      </w:r>
      <w:r w:rsidR="00277779" w:rsidRPr="00942891">
        <w:rPr>
          <w:lang w:val="sr-Cyrl-RS"/>
        </w:rPr>
        <w:t>криптографије</w:t>
      </w:r>
      <w:r w:rsidR="00B55A77" w:rsidRPr="00942891">
        <w:rPr>
          <w:lang w:val="sr-Cyrl-RS"/>
        </w:rPr>
        <w:t xml:space="preserve">. </w:t>
      </w:r>
      <w:r w:rsidR="00DF226B" w:rsidRPr="00942891">
        <w:rPr>
          <w:lang w:val="sr-Cyrl-RS"/>
        </w:rPr>
        <w:t>Данас има незаме</w:t>
      </w:r>
      <w:r w:rsidR="00E55823" w:rsidRPr="00942891">
        <w:rPr>
          <w:lang w:val="sr-Cyrl-RS"/>
        </w:rPr>
        <w:t>нљиво место у образовању, као идеалан спој механике, електротехнике и криптографије.</w:t>
      </w:r>
      <w:r w:rsidR="006B63BC">
        <w:rPr>
          <w:lang w:val="sr-Cyrl-RS"/>
        </w:rPr>
        <w:t xml:space="preserve"> </w:t>
      </w:r>
      <w:r w:rsidR="006B63BC">
        <w:rPr>
          <w:lang w:val="en-GB"/>
        </w:rPr>
        <w:t>[7]</w:t>
      </w:r>
    </w:p>
    <w:p w14:paraId="1FE9D582" w14:textId="2ED067BA" w:rsidR="00B604DB" w:rsidRPr="006B63BC" w:rsidRDefault="003045B6" w:rsidP="00726BC1">
      <w:pPr>
        <w:pStyle w:val="Osnovnitekst"/>
        <w:rPr>
          <w:lang w:val="sr-Cyrl-RS"/>
        </w:rPr>
      </w:pPr>
      <w:r w:rsidRPr="00942891">
        <w:rPr>
          <w:lang w:val="sr-Cyrl-RS"/>
        </w:rPr>
        <w:t xml:space="preserve">Разумевање </w:t>
      </w:r>
      <w:r w:rsidR="00AA36B4" w:rsidRPr="00942891">
        <w:rPr>
          <w:lang w:val="sr-Cyrl-RS"/>
        </w:rPr>
        <w:t>принципа рада</w:t>
      </w:r>
      <w:r w:rsidR="008E169E" w:rsidRPr="00942891">
        <w:rPr>
          <w:lang w:val="sr-Cyrl-RS"/>
        </w:rPr>
        <w:t xml:space="preserve"> и</w:t>
      </w:r>
      <w:r w:rsidR="00AA36B4" w:rsidRPr="00942891">
        <w:rPr>
          <w:lang w:val="sr-Cyrl-RS"/>
        </w:rPr>
        <w:t xml:space="preserve"> слабости </w:t>
      </w:r>
      <w:r w:rsidR="00C64C96" w:rsidRPr="00942891">
        <w:rPr>
          <w:lang w:val="sr-Cyrl-RS"/>
        </w:rPr>
        <w:t>машине</w:t>
      </w:r>
      <w:r w:rsidR="003A5C84" w:rsidRPr="00942891">
        <w:rPr>
          <w:lang w:val="sr-Cyrl-RS"/>
        </w:rPr>
        <w:t xml:space="preserve"> било је кључно за успешну анализу проблема, а затим и имплементацију софтверског симулатора Енигма машине</w:t>
      </w:r>
      <w:r w:rsidR="001A1E7B" w:rsidRPr="00942891">
        <w:rPr>
          <w:lang w:val="sr-Cyrl-RS"/>
        </w:rPr>
        <w:t>. У наредним поглављима биће приказано на који је начин, коришћењем савремених алата</w:t>
      </w:r>
      <w:r w:rsidR="006B3B31" w:rsidRPr="00942891">
        <w:rPr>
          <w:lang w:val="sr-Cyrl-RS"/>
        </w:rPr>
        <w:t>, креиран симулатор</w:t>
      </w:r>
      <w:r w:rsidR="00844457" w:rsidRPr="00942891">
        <w:rPr>
          <w:lang w:val="sr-Cyrl-RS"/>
        </w:rPr>
        <w:t>.</w:t>
      </w:r>
      <w:r w:rsidR="0098078E">
        <w:rPr>
          <w:lang w:val="en-GB"/>
        </w:rPr>
        <w:t xml:space="preserve"> </w:t>
      </w:r>
      <w:r w:rsidR="006B63BC">
        <w:rPr>
          <w:lang w:val="sr-Cyrl-RS"/>
        </w:rPr>
        <w:t>Акценат је на верној репликацији логике оригиналне машине, како би се постигла максимална реалистичност симулације.</w:t>
      </w:r>
    </w:p>
    <w:p w14:paraId="12D83EC9" w14:textId="29559CE5" w:rsidR="00B604DB" w:rsidRPr="00942891" w:rsidRDefault="00B604DB" w:rsidP="00B604DB">
      <w:pPr>
        <w:pStyle w:val="Inivonaslova-Poglavlje"/>
        <w:rPr>
          <w:lang w:val="sr-Cyrl-RS"/>
        </w:rPr>
      </w:pPr>
      <w:r w:rsidRPr="00942891">
        <w:rPr>
          <w:lang w:val="sr-Cyrl-RS"/>
        </w:rPr>
        <w:lastRenderedPageBreak/>
        <w:t xml:space="preserve"> </w:t>
      </w:r>
      <w:bookmarkStart w:id="26" w:name="_Toc212025118"/>
      <w:r w:rsidR="0096010B" w:rsidRPr="00942891">
        <w:rPr>
          <w:lang w:val="sr-Cyrl-RS"/>
        </w:rPr>
        <w:t>Коришћени алати и развојно окружење</w:t>
      </w:r>
      <w:bookmarkEnd w:id="26"/>
    </w:p>
    <w:bookmarkEnd w:id="2"/>
    <w:p w14:paraId="107E62C9" w14:textId="317DACBD" w:rsidR="00EB11A9" w:rsidRPr="00942891" w:rsidRDefault="000C4FCC" w:rsidP="00EB11A9">
      <w:pPr>
        <w:pStyle w:val="Osnovnitekst"/>
        <w:rPr>
          <w:lang w:val="sr-Cyrl-RS"/>
        </w:rPr>
      </w:pPr>
      <w:r w:rsidRPr="00942891">
        <w:rPr>
          <w:lang w:val="sr-Cyrl-RS"/>
        </w:rPr>
        <w:t xml:space="preserve">Како за Енигма машину није потребна савремена </w:t>
      </w:r>
      <w:r w:rsidR="007035E3" w:rsidRPr="00942891">
        <w:rPr>
          <w:lang w:val="sr-Cyrl-RS"/>
        </w:rPr>
        <w:t xml:space="preserve">брзина извршавања програма, </w:t>
      </w:r>
      <w:r w:rsidR="006A2CD7" w:rsidRPr="00942891">
        <w:rPr>
          <w:lang w:val="sr-Cyrl-RS"/>
        </w:rPr>
        <w:t>одабир програмског језика није</w:t>
      </w:r>
      <w:r w:rsidR="006907DD" w:rsidRPr="00942891">
        <w:rPr>
          <w:lang w:val="sr-Cyrl-RS"/>
        </w:rPr>
        <w:t xml:space="preserve"> од пресудног значаја за </w:t>
      </w:r>
      <w:r w:rsidR="00700BA2" w:rsidRPr="00942891">
        <w:rPr>
          <w:lang w:val="sr-Cyrl-RS"/>
        </w:rPr>
        <w:t xml:space="preserve">израду симулатора. Због тога је искоришћен програмски језик </w:t>
      </w:r>
      <w:r w:rsidR="00700BA2" w:rsidRPr="00942891">
        <w:rPr>
          <w:i/>
          <w:iCs/>
          <w:lang w:val="sr-Cyrl-RS"/>
        </w:rPr>
        <w:t>Python</w:t>
      </w:r>
      <w:r w:rsidR="000B4741" w:rsidRPr="00942891">
        <w:rPr>
          <w:lang w:val="sr-Cyrl-RS"/>
        </w:rPr>
        <w:t xml:space="preserve"> – </w:t>
      </w:r>
      <w:r w:rsidR="006B3B31" w:rsidRPr="00942891">
        <w:rPr>
          <w:lang w:val="sr-Cyrl-RS"/>
        </w:rPr>
        <w:t>модеран</w:t>
      </w:r>
      <w:r w:rsidR="000B4741" w:rsidRPr="00942891">
        <w:rPr>
          <w:lang w:val="sr-Cyrl-RS"/>
        </w:rPr>
        <w:t xml:space="preserve">, једноставне синтаксе и богат библиотекама. У наставку </w:t>
      </w:r>
      <w:r w:rsidR="004269BA" w:rsidRPr="00942891">
        <w:rPr>
          <w:lang w:val="sr-Cyrl-RS"/>
        </w:rPr>
        <w:t>поглавља су описани сви кључни алати и технологије које су коришћене током израде симулатора.</w:t>
      </w:r>
    </w:p>
    <w:p w14:paraId="78E4EBC2" w14:textId="6CE1ED5A" w:rsidR="00EB11A9" w:rsidRPr="00942891" w:rsidRDefault="00EB11A9" w:rsidP="00DD2BFD">
      <w:pPr>
        <w:pStyle w:val="IInivonaslova-Potpoglavlje"/>
        <w:rPr>
          <w:lang w:val="sr-Cyrl-RS"/>
        </w:rPr>
      </w:pPr>
      <w:bookmarkStart w:id="27" w:name="_Toc212025119"/>
      <w:r w:rsidRPr="00942891">
        <w:rPr>
          <w:lang w:val="sr-Cyrl-RS"/>
        </w:rPr>
        <w:t xml:space="preserve">Програмски језик </w:t>
      </w:r>
      <w:r w:rsidRPr="00942891">
        <w:rPr>
          <w:i/>
          <w:iCs w:val="0"/>
          <w:lang w:val="sr-Cyrl-RS"/>
        </w:rPr>
        <w:t>Python</w:t>
      </w:r>
      <w:bookmarkEnd w:id="27"/>
    </w:p>
    <w:p w14:paraId="3F99C6FE" w14:textId="19A645FB" w:rsidR="00EB11A9" w:rsidRPr="00942891" w:rsidRDefault="002607B3" w:rsidP="00EB11A9">
      <w:pPr>
        <w:pStyle w:val="Osnovnitekst"/>
        <w:rPr>
          <w:lang w:val="sr-Cyrl-RS"/>
        </w:rPr>
      </w:pPr>
      <w:r w:rsidRPr="00942891">
        <w:rPr>
          <w:i/>
          <w:iCs/>
          <w:lang w:val="sr-Cyrl-RS"/>
        </w:rPr>
        <w:t xml:space="preserve">Python </w:t>
      </w:r>
      <w:r w:rsidRPr="00942891">
        <w:rPr>
          <w:lang w:val="sr-Cyrl-RS"/>
        </w:rPr>
        <w:t xml:space="preserve">је </w:t>
      </w:r>
      <w:r w:rsidR="009B4201" w:rsidRPr="00942891">
        <w:rPr>
          <w:lang w:val="sr-Cyrl-RS"/>
        </w:rPr>
        <w:t>веома популаран програмски језик опште намене.</w:t>
      </w:r>
      <w:r w:rsidR="004316A9" w:rsidRPr="00942891">
        <w:rPr>
          <w:lang w:val="sr-Cyrl-RS"/>
        </w:rPr>
        <w:t xml:space="preserve"> Постао је познат по брзини програмирања и лакоћи учења. </w:t>
      </w:r>
      <w:r w:rsidR="00E11D03" w:rsidRPr="00942891">
        <w:rPr>
          <w:lang w:val="sr-Cyrl-RS"/>
        </w:rPr>
        <w:t xml:space="preserve">Често га користе и људи других професија који се на свом послу служе програмирањем у различитим областима. </w:t>
      </w:r>
      <w:r w:rsidR="00A84954" w:rsidRPr="00942891">
        <w:rPr>
          <w:i/>
          <w:iCs/>
          <w:lang w:val="sr-Cyrl-RS"/>
        </w:rPr>
        <w:t xml:space="preserve">Python </w:t>
      </w:r>
      <w:r w:rsidR="00A84954" w:rsidRPr="00942891">
        <w:rPr>
          <w:lang w:val="sr-Cyrl-RS"/>
        </w:rPr>
        <w:t>је бесплатан за употребу.</w:t>
      </w:r>
      <w:r w:rsidR="00E76E5A" w:rsidRPr="00942891">
        <w:rPr>
          <w:lang w:val="sr-Cyrl-RS"/>
        </w:rPr>
        <w:t xml:space="preserve"> У оквиру реализације овог пројекта, коришћена је верзија 3.13.0.</w:t>
      </w:r>
      <w:r w:rsidR="00FB69E6">
        <w:rPr>
          <w:lang w:val="en-GB"/>
        </w:rPr>
        <w:t xml:space="preserve"> </w:t>
      </w:r>
      <w:r w:rsidR="00355E53" w:rsidRPr="00942891">
        <w:rPr>
          <w:lang w:val="sr-Cyrl-RS"/>
        </w:rPr>
        <w:t>[</w:t>
      </w:r>
      <w:r w:rsidR="00FB69E6">
        <w:rPr>
          <w:lang w:val="en-GB"/>
        </w:rPr>
        <w:t>9</w:t>
      </w:r>
      <w:r w:rsidR="00355E53" w:rsidRPr="00942891">
        <w:rPr>
          <w:lang w:val="sr-Cyrl-RS"/>
        </w:rPr>
        <w:t>]</w:t>
      </w:r>
    </w:p>
    <w:p w14:paraId="05B2D4F0" w14:textId="1E6FBD5E" w:rsidR="000F4984" w:rsidRPr="00942891" w:rsidRDefault="00E56A97" w:rsidP="00EB11A9">
      <w:pPr>
        <w:pStyle w:val="Osnovnitekst"/>
        <w:rPr>
          <w:lang w:val="sr-Cyrl-RS"/>
        </w:rPr>
      </w:pPr>
      <w:r w:rsidRPr="00942891">
        <w:rPr>
          <w:lang w:val="sr-Cyrl-RS"/>
        </w:rPr>
        <w:t>За</w:t>
      </w:r>
      <w:r w:rsidR="00F86E0D" w:rsidRPr="00942891">
        <w:rPr>
          <w:lang w:val="sr-Cyrl-RS"/>
        </w:rPr>
        <w:t xml:space="preserve"> програмски језик</w:t>
      </w:r>
      <w:r w:rsidRPr="00942891">
        <w:rPr>
          <w:lang w:val="sr-Cyrl-RS"/>
        </w:rPr>
        <w:t xml:space="preserve"> </w:t>
      </w:r>
      <w:r w:rsidR="001A26CB" w:rsidRPr="00942891">
        <w:rPr>
          <w:i/>
          <w:iCs/>
          <w:lang w:val="sr-Cyrl-RS"/>
        </w:rPr>
        <w:t xml:space="preserve">Python </w:t>
      </w:r>
      <w:r w:rsidR="001A26CB" w:rsidRPr="00942891">
        <w:rPr>
          <w:lang w:val="sr-Cyrl-RS"/>
        </w:rPr>
        <w:t xml:space="preserve">развијен је велики број стандардних модула који омогућавају </w:t>
      </w:r>
      <w:r w:rsidR="00693F1A" w:rsidRPr="00942891">
        <w:rPr>
          <w:lang w:val="sr-Cyrl-RS"/>
        </w:rPr>
        <w:t>ефикасан рад у многим областима.</w:t>
      </w:r>
      <w:r w:rsidR="00200D2F" w:rsidRPr="00942891">
        <w:rPr>
          <w:lang w:val="sr-Cyrl-RS"/>
        </w:rPr>
        <w:t xml:space="preserve"> Постоје </w:t>
      </w:r>
      <w:r w:rsidR="00B76A17" w:rsidRPr="00942891">
        <w:rPr>
          <w:lang w:val="sr-Cyrl-RS"/>
        </w:rPr>
        <w:t>разни модули за креирање графичког корисничког интерфејса</w:t>
      </w:r>
      <w:r w:rsidR="00855106" w:rsidRPr="00942891">
        <w:rPr>
          <w:lang w:val="sr-Cyrl-RS"/>
        </w:rPr>
        <w:t>,</w:t>
      </w:r>
      <w:r w:rsidR="003A3C96" w:rsidRPr="00942891">
        <w:rPr>
          <w:lang w:val="sr-Cyrl-RS"/>
        </w:rPr>
        <w:t xml:space="preserve"> везу ка релационим базама података, регуларне изразе, итд.</w:t>
      </w:r>
      <w:r w:rsidR="008C5157" w:rsidRPr="00942891">
        <w:rPr>
          <w:lang w:val="sr-Cyrl-RS"/>
        </w:rPr>
        <w:t xml:space="preserve"> Библиотеке у програмском језику </w:t>
      </w:r>
      <w:r w:rsidR="008C5157" w:rsidRPr="00942891">
        <w:rPr>
          <w:i/>
          <w:iCs/>
          <w:lang w:val="sr-Cyrl-RS"/>
        </w:rPr>
        <w:t xml:space="preserve">Python </w:t>
      </w:r>
      <w:r w:rsidR="005D4E0C" w:rsidRPr="00942891">
        <w:rPr>
          <w:lang w:val="sr-Cyrl-RS"/>
        </w:rPr>
        <w:t xml:space="preserve">инсталирају </w:t>
      </w:r>
      <w:r w:rsidR="00F86E0D" w:rsidRPr="00942891">
        <w:rPr>
          <w:lang w:val="sr-Cyrl-RS"/>
        </w:rPr>
        <w:t xml:space="preserve">се </w:t>
      </w:r>
      <w:r w:rsidR="00D22CD7" w:rsidRPr="00942891">
        <w:rPr>
          <w:lang w:val="sr-Cyrl-RS"/>
        </w:rPr>
        <w:t xml:space="preserve">командом: </w:t>
      </w:r>
    </w:p>
    <w:p w14:paraId="29DF5B83" w14:textId="79E385B1" w:rsidR="00A84954" w:rsidRPr="00942891" w:rsidRDefault="00696CED" w:rsidP="00EB11A9">
      <w:pPr>
        <w:pStyle w:val="Osnovnitekst"/>
        <w:rPr>
          <w:i/>
          <w:iCs/>
          <w:lang w:val="sr-Cyrl-RS"/>
        </w:rPr>
      </w:pPr>
      <w:r w:rsidRPr="00942891">
        <w:rPr>
          <w:i/>
          <w:iCs/>
          <w:lang w:val="sr-Cyrl-RS"/>
        </w:rPr>
        <w:t>pip install ime_biblioteke</w:t>
      </w:r>
    </w:p>
    <w:p w14:paraId="27F3C271" w14:textId="26C49734" w:rsidR="000F4984" w:rsidRPr="00942891" w:rsidRDefault="00767EEB" w:rsidP="00767EEB">
      <w:pPr>
        <w:pStyle w:val="Osnovnitekst"/>
        <w:ind w:firstLine="0"/>
        <w:rPr>
          <w:lang w:val="sr-Cyrl-RS"/>
        </w:rPr>
      </w:pPr>
      <w:r w:rsidRPr="00942891">
        <w:rPr>
          <w:lang w:val="sr-Cyrl-RS"/>
        </w:rPr>
        <w:t>Ова команда извршава</w:t>
      </w:r>
      <w:r w:rsidR="00190A68" w:rsidRPr="00942891">
        <w:rPr>
          <w:lang w:val="sr-Cyrl-RS"/>
        </w:rPr>
        <w:t xml:space="preserve"> се</w:t>
      </w:r>
      <w:r w:rsidRPr="00942891">
        <w:rPr>
          <w:lang w:val="sr-Cyrl-RS"/>
        </w:rPr>
        <w:t xml:space="preserve"> у терминалу (командној линији), и преузима одговарајући пакет са </w:t>
      </w:r>
      <w:r w:rsidR="000A47B0" w:rsidRPr="00942891">
        <w:rPr>
          <w:lang w:val="sr-Cyrl-RS"/>
        </w:rPr>
        <w:t xml:space="preserve">званичног </w:t>
      </w:r>
      <w:r w:rsidRPr="00942891">
        <w:rPr>
          <w:i/>
          <w:iCs/>
          <w:lang w:val="sr-Cyrl-RS"/>
        </w:rPr>
        <w:t>PyPI</w:t>
      </w:r>
      <w:r w:rsidRPr="00942891">
        <w:rPr>
          <w:lang w:val="sr-Cyrl-RS"/>
        </w:rPr>
        <w:t xml:space="preserve"> репозиторијума.</w:t>
      </w:r>
      <w:r w:rsidR="00930109" w:rsidRPr="00942891">
        <w:rPr>
          <w:lang w:val="sr-Cyrl-RS"/>
        </w:rPr>
        <w:t xml:space="preserve"> [</w:t>
      </w:r>
      <w:r w:rsidR="00FB69E6">
        <w:rPr>
          <w:lang w:val="en-GB"/>
        </w:rPr>
        <w:t>10</w:t>
      </w:r>
      <w:r w:rsidR="00930109" w:rsidRPr="00942891">
        <w:rPr>
          <w:lang w:val="sr-Cyrl-RS"/>
        </w:rPr>
        <w:t>]</w:t>
      </w:r>
    </w:p>
    <w:p w14:paraId="43640EC9" w14:textId="72200355" w:rsidR="009B0204" w:rsidRPr="00942891" w:rsidRDefault="009B0204" w:rsidP="00EB11A9">
      <w:pPr>
        <w:pStyle w:val="Osnovnitekst"/>
        <w:rPr>
          <w:lang w:val="sr-Cyrl-RS"/>
        </w:rPr>
      </w:pPr>
      <w:r w:rsidRPr="00942891">
        <w:rPr>
          <w:lang w:val="sr-Cyrl-RS"/>
        </w:rPr>
        <w:t>Тип податка у овом програмском језику није везан за променљиву</w:t>
      </w:r>
      <w:r w:rsidR="00E947A0" w:rsidRPr="00942891">
        <w:rPr>
          <w:lang w:val="sr-Cyrl-RS"/>
        </w:rPr>
        <w:t xml:space="preserve">, већ за вредност коју </w:t>
      </w:r>
      <w:r w:rsidR="006F540C" w:rsidRPr="00942891">
        <w:rPr>
          <w:lang w:val="sr-Cyrl-RS"/>
        </w:rPr>
        <w:t xml:space="preserve">она </w:t>
      </w:r>
      <w:r w:rsidR="00E947A0" w:rsidRPr="00942891">
        <w:rPr>
          <w:lang w:val="sr-Cyrl-RS"/>
        </w:rPr>
        <w:t>садржи</w:t>
      </w:r>
      <w:r w:rsidRPr="00942891">
        <w:rPr>
          <w:lang w:val="sr-Cyrl-RS"/>
        </w:rPr>
        <w:t>. Током извршавања програма</w:t>
      </w:r>
      <w:r w:rsidR="00F606AD" w:rsidRPr="00942891">
        <w:rPr>
          <w:lang w:val="sr-Cyrl-RS"/>
        </w:rPr>
        <w:t xml:space="preserve">, променљивој се може доделити вредност било ког типа. </w:t>
      </w:r>
      <w:r w:rsidR="00DB66F2" w:rsidRPr="00942891">
        <w:rPr>
          <w:lang w:val="sr-Cyrl-RS"/>
        </w:rPr>
        <w:t xml:space="preserve">Подаци су представљени објектима, </w:t>
      </w:r>
      <w:r w:rsidR="006F540C" w:rsidRPr="00942891">
        <w:rPr>
          <w:lang w:val="sr-Cyrl-RS"/>
        </w:rPr>
        <w:t>који</w:t>
      </w:r>
      <w:r w:rsidR="00DB66F2" w:rsidRPr="00942891">
        <w:rPr>
          <w:lang w:val="sr-Cyrl-RS"/>
        </w:rPr>
        <w:t xml:space="preserve"> садр</w:t>
      </w:r>
      <w:r w:rsidR="00262718" w:rsidRPr="00942891">
        <w:rPr>
          <w:lang w:val="sr-Cyrl-RS"/>
        </w:rPr>
        <w:t>ж</w:t>
      </w:r>
      <w:r w:rsidR="00E96AAB">
        <w:rPr>
          <w:lang w:val="sr-Cyrl-RS"/>
        </w:rPr>
        <w:t>е</w:t>
      </w:r>
      <w:r w:rsidR="00262718" w:rsidRPr="00942891">
        <w:rPr>
          <w:lang w:val="sr-Cyrl-RS"/>
        </w:rPr>
        <w:t xml:space="preserve"> тип и вредност. </w:t>
      </w:r>
      <w:r w:rsidR="00CC6A29" w:rsidRPr="00942891">
        <w:rPr>
          <w:lang w:val="sr-Cyrl-RS"/>
        </w:rPr>
        <w:t>На основу променљивости типа, објекти се деле на</w:t>
      </w:r>
      <w:r w:rsidR="00262718" w:rsidRPr="00942891">
        <w:rPr>
          <w:lang w:val="sr-Cyrl-RS"/>
        </w:rPr>
        <w:t xml:space="preserve"> непроменљив</w:t>
      </w:r>
      <w:r w:rsidR="00CC6A29" w:rsidRPr="00942891">
        <w:rPr>
          <w:lang w:val="sr-Cyrl-RS"/>
        </w:rPr>
        <w:t>е</w:t>
      </w:r>
      <w:r w:rsidR="00262718" w:rsidRPr="00942891">
        <w:rPr>
          <w:lang w:val="sr-Cyrl-RS"/>
        </w:rPr>
        <w:t xml:space="preserve"> и променљив</w:t>
      </w:r>
      <w:r w:rsidR="00CC6A29" w:rsidRPr="00942891">
        <w:rPr>
          <w:lang w:val="sr-Cyrl-RS"/>
        </w:rPr>
        <w:t>е</w:t>
      </w:r>
      <w:r w:rsidR="00262718" w:rsidRPr="00942891">
        <w:rPr>
          <w:lang w:val="sr-Cyrl-RS"/>
        </w:rPr>
        <w:t xml:space="preserve">. Главни </w:t>
      </w:r>
      <w:r w:rsidR="00CF1957" w:rsidRPr="00942891">
        <w:rPr>
          <w:lang w:val="sr-Cyrl-RS"/>
        </w:rPr>
        <w:t>типови објеката</w:t>
      </w:r>
      <w:r w:rsidR="00AF417E" w:rsidRPr="00942891">
        <w:rPr>
          <w:lang w:val="sr-Cyrl-RS"/>
        </w:rPr>
        <w:t xml:space="preserve"> програмск</w:t>
      </w:r>
      <w:r w:rsidR="00934972" w:rsidRPr="00942891">
        <w:rPr>
          <w:lang w:val="sr-Cyrl-RS"/>
        </w:rPr>
        <w:t>ог</w:t>
      </w:r>
      <w:r w:rsidR="00AF417E" w:rsidRPr="00942891">
        <w:rPr>
          <w:lang w:val="sr-Cyrl-RS"/>
        </w:rPr>
        <w:t xml:space="preserve"> језик</w:t>
      </w:r>
      <w:r w:rsidR="00934972" w:rsidRPr="00942891">
        <w:rPr>
          <w:lang w:val="sr-Cyrl-RS"/>
        </w:rPr>
        <w:t>а</w:t>
      </w:r>
      <w:r w:rsidR="00AF417E" w:rsidRPr="00942891">
        <w:rPr>
          <w:lang w:val="sr-Cyrl-RS"/>
        </w:rPr>
        <w:t xml:space="preserve"> </w:t>
      </w:r>
      <w:r w:rsidR="00AF417E" w:rsidRPr="00942891">
        <w:rPr>
          <w:i/>
          <w:iCs/>
          <w:lang w:val="sr-Cyrl-RS"/>
        </w:rPr>
        <w:t>Python</w:t>
      </w:r>
      <w:r w:rsidR="001D1997" w:rsidRPr="00942891">
        <w:rPr>
          <w:i/>
          <w:iCs/>
          <w:lang w:val="sr-Cyrl-RS"/>
        </w:rPr>
        <w:t xml:space="preserve"> </w:t>
      </w:r>
      <w:r w:rsidR="0018645C" w:rsidRPr="00942891">
        <w:rPr>
          <w:lang w:val="sr-Cyrl-RS"/>
        </w:rPr>
        <w:t xml:space="preserve">који су </w:t>
      </w:r>
      <w:r w:rsidR="001D1997" w:rsidRPr="00942891">
        <w:rPr>
          <w:lang w:val="sr-Cyrl-RS"/>
        </w:rPr>
        <w:t xml:space="preserve">од значаја за израду </w:t>
      </w:r>
      <w:r w:rsidR="00277779" w:rsidRPr="00942891">
        <w:rPr>
          <w:lang w:val="sr-Cyrl-RS"/>
        </w:rPr>
        <w:t>симулатора</w:t>
      </w:r>
      <w:r w:rsidR="001D1997" w:rsidRPr="00942891">
        <w:rPr>
          <w:lang w:val="sr-Cyrl-RS"/>
        </w:rPr>
        <w:t xml:space="preserve"> су</w:t>
      </w:r>
      <w:r w:rsidR="00AF417E" w:rsidRPr="00942891">
        <w:rPr>
          <w:lang w:val="sr-Cyrl-RS"/>
        </w:rPr>
        <w:t xml:space="preserve"> </w:t>
      </w:r>
      <w:r w:rsidR="00D54E3E" w:rsidRPr="00942891">
        <w:rPr>
          <w:lang w:val="sr-Cyrl-RS"/>
        </w:rPr>
        <w:t>цели бројеви,</w:t>
      </w:r>
      <w:r w:rsidR="00113746" w:rsidRPr="00942891">
        <w:rPr>
          <w:lang w:val="sr-Cyrl-RS"/>
        </w:rPr>
        <w:t xml:space="preserve"> ниске,</w:t>
      </w:r>
      <w:r w:rsidR="00BE64B6" w:rsidRPr="00942891">
        <w:rPr>
          <w:lang w:val="sr-Cyrl-RS"/>
        </w:rPr>
        <w:t xml:space="preserve"> низови, листе, речници, функције и методе.</w:t>
      </w:r>
      <w:r w:rsidR="00A2493A" w:rsidRPr="00942891">
        <w:rPr>
          <w:lang w:val="sr-Cyrl-RS"/>
        </w:rPr>
        <w:t xml:space="preserve"> </w:t>
      </w:r>
    </w:p>
    <w:p w14:paraId="012BCF75" w14:textId="110B2AE2" w:rsidR="002F50F7" w:rsidRPr="00942891" w:rsidRDefault="00F17D48" w:rsidP="00BE64B6">
      <w:pPr>
        <w:pStyle w:val="Osnovnitekst"/>
        <w:rPr>
          <w:lang w:val="sr-Cyrl-RS"/>
        </w:rPr>
      </w:pPr>
      <w:r w:rsidRPr="00942891">
        <w:rPr>
          <w:lang w:val="sr-Cyrl-RS"/>
        </w:rPr>
        <w:t xml:space="preserve">У оквиру овог пројекта, </w:t>
      </w:r>
      <w:r w:rsidR="008D1AC6" w:rsidRPr="00942891">
        <w:rPr>
          <w:i/>
          <w:iCs/>
          <w:lang w:val="sr-Cyrl-RS"/>
        </w:rPr>
        <w:t xml:space="preserve">Python </w:t>
      </w:r>
      <w:r w:rsidR="008D1AC6" w:rsidRPr="00942891">
        <w:rPr>
          <w:lang w:val="sr-Cyrl-RS"/>
        </w:rPr>
        <w:t>је омогућио</w:t>
      </w:r>
      <w:r w:rsidR="00BA7D5E">
        <w:rPr>
          <w:lang w:val="sr-Cyrl-RS"/>
        </w:rPr>
        <w:t xml:space="preserve"> следеће</w:t>
      </w:r>
      <w:r w:rsidR="008D1AC6" w:rsidRPr="00942891">
        <w:rPr>
          <w:lang w:val="sr-Cyrl-RS"/>
        </w:rPr>
        <w:t>:</w:t>
      </w:r>
    </w:p>
    <w:p w14:paraId="7E8E6240" w14:textId="306888BB" w:rsidR="008D1AC6" w:rsidRPr="00942891" w:rsidRDefault="005B326A" w:rsidP="00BE64B6">
      <w:pPr>
        <w:pStyle w:val="Nabrajanje"/>
        <w:rPr>
          <w:lang w:val="sr-Cyrl-RS"/>
        </w:rPr>
      </w:pPr>
      <w:r w:rsidRPr="00942891">
        <w:rPr>
          <w:lang w:val="sr-Cyrl-RS"/>
        </w:rPr>
        <w:t>Једноставно моделовање сложених механичких компоненти као што су ротори и рефлектори путем објектно</w:t>
      </w:r>
      <w:r w:rsidR="00277779">
        <w:rPr>
          <w:lang w:val="sr-Cyrl-RS"/>
        </w:rPr>
        <w:t xml:space="preserve"> </w:t>
      </w:r>
      <w:r w:rsidRPr="00942891">
        <w:rPr>
          <w:lang w:val="sr-Cyrl-RS"/>
        </w:rPr>
        <w:t>ор</w:t>
      </w:r>
      <w:r w:rsidR="005E433D">
        <w:rPr>
          <w:lang w:val="sr-Cyrl-RS"/>
        </w:rPr>
        <w:t>и</w:t>
      </w:r>
      <w:r w:rsidRPr="00942891">
        <w:rPr>
          <w:lang w:val="sr-Cyrl-RS"/>
        </w:rPr>
        <w:t>јентисаног програмирања (ООП)</w:t>
      </w:r>
    </w:p>
    <w:p w14:paraId="6E612404" w14:textId="48164AA2" w:rsidR="00823A7C" w:rsidRPr="00942891" w:rsidRDefault="00331793" w:rsidP="00823A7C">
      <w:pPr>
        <w:pStyle w:val="Nabrajanje"/>
        <w:rPr>
          <w:lang w:val="sr-Cyrl-RS"/>
        </w:rPr>
      </w:pPr>
      <w:r w:rsidRPr="00942891">
        <w:rPr>
          <w:lang w:val="sr-Cyrl-RS"/>
        </w:rPr>
        <w:t>М</w:t>
      </w:r>
      <w:r w:rsidR="00823A7C" w:rsidRPr="00942891">
        <w:rPr>
          <w:lang w:val="sr-Cyrl-RS"/>
        </w:rPr>
        <w:t>апирањ</w:t>
      </w:r>
      <w:r w:rsidRPr="00942891">
        <w:rPr>
          <w:lang w:val="sr-Cyrl-RS"/>
        </w:rPr>
        <w:t>е</w:t>
      </w:r>
      <w:r w:rsidR="00823A7C" w:rsidRPr="00942891">
        <w:rPr>
          <w:lang w:val="sr-Cyrl-RS"/>
        </w:rPr>
        <w:t xml:space="preserve"> и логичк</w:t>
      </w:r>
      <w:r w:rsidR="00364EBD" w:rsidRPr="00942891">
        <w:rPr>
          <w:lang w:val="sr-Cyrl-RS"/>
        </w:rPr>
        <w:t>у</w:t>
      </w:r>
      <w:r w:rsidR="00823A7C" w:rsidRPr="00942891">
        <w:rPr>
          <w:lang w:val="sr-Cyrl-RS"/>
        </w:rPr>
        <w:t xml:space="preserve"> обрад</w:t>
      </w:r>
      <w:r w:rsidR="00364EBD" w:rsidRPr="00942891">
        <w:rPr>
          <w:lang w:val="sr-Cyrl-RS"/>
        </w:rPr>
        <w:t>у</w:t>
      </w:r>
      <w:r w:rsidR="00823A7C" w:rsidRPr="00942891">
        <w:rPr>
          <w:lang w:val="sr-Cyrl-RS"/>
        </w:rPr>
        <w:t xml:space="preserve"> унутар симулације</w:t>
      </w:r>
      <w:r w:rsidR="00364EBD" w:rsidRPr="00942891">
        <w:rPr>
          <w:lang w:val="sr-Cyrl-RS"/>
        </w:rPr>
        <w:t xml:space="preserve"> помоћу рада са листама, речницима и низовима</w:t>
      </w:r>
    </w:p>
    <w:p w14:paraId="02750D4A" w14:textId="7291AD26" w:rsidR="00823A7C" w:rsidRPr="00942891" w:rsidRDefault="00823A7C" w:rsidP="00823A7C">
      <w:pPr>
        <w:pStyle w:val="Nabrajanje"/>
        <w:rPr>
          <w:lang w:val="sr-Cyrl-RS"/>
        </w:rPr>
      </w:pPr>
      <w:r w:rsidRPr="00942891">
        <w:rPr>
          <w:lang w:val="sr-Cyrl-RS"/>
        </w:rPr>
        <w:t>Лаку имплементацију алгоритама за шифровање и дешифровање</w:t>
      </w:r>
    </w:p>
    <w:p w14:paraId="4C82D048" w14:textId="74839BE1" w:rsidR="00823A7C" w:rsidRPr="00942891" w:rsidRDefault="00823A7C" w:rsidP="00823A7C">
      <w:pPr>
        <w:pStyle w:val="Nabrajanje"/>
        <w:rPr>
          <w:lang w:val="sr-Cyrl-RS"/>
        </w:rPr>
      </w:pPr>
      <w:r w:rsidRPr="00942891">
        <w:rPr>
          <w:lang w:val="sr-Cyrl-RS"/>
        </w:rPr>
        <w:t>И</w:t>
      </w:r>
      <w:r w:rsidR="00194A92" w:rsidRPr="00942891">
        <w:rPr>
          <w:lang w:val="sr-Cyrl-RS"/>
        </w:rPr>
        <w:t>нтеграцију са графичким корисничким интерфејсом</w:t>
      </w:r>
    </w:p>
    <w:p w14:paraId="79776037" w14:textId="77777777" w:rsidR="00541AB4" w:rsidRPr="00942891" w:rsidRDefault="00541AB4" w:rsidP="00541AB4">
      <w:pPr>
        <w:pStyle w:val="Osnovnitekst"/>
        <w:rPr>
          <w:lang w:val="sr-Cyrl-RS"/>
        </w:rPr>
      </w:pPr>
    </w:p>
    <w:p w14:paraId="366687C1" w14:textId="77777777" w:rsidR="00541AB4" w:rsidRPr="00942891" w:rsidRDefault="00541AB4" w:rsidP="00541AB4">
      <w:pPr>
        <w:pStyle w:val="Osnovnitekst"/>
        <w:rPr>
          <w:lang w:val="sr-Cyrl-RS"/>
        </w:rPr>
      </w:pPr>
    </w:p>
    <w:p w14:paraId="42ABF31C" w14:textId="38A4B8CE" w:rsidR="00DD2BFD" w:rsidRPr="00942891" w:rsidRDefault="006E3400" w:rsidP="00DD2BFD">
      <w:pPr>
        <w:pStyle w:val="IInivonaslova-Potpoglavlje"/>
        <w:rPr>
          <w:iCs w:val="0"/>
          <w:lang w:val="sr-Cyrl-RS"/>
        </w:rPr>
      </w:pPr>
      <w:bookmarkStart w:id="28" w:name="_Toc212025120"/>
      <w:r w:rsidRPr="00942891">
        <w:rPr>
          <w:lang w:val="sr-Cyrl-RS"/>
        </w:rPr>
        <w:lastRenderedPageBreak/>
        <w:t xml:space="preserve">Развојно окружење </w:t>
      </w:r>
      <w:r w:rsidR="00DD2BFD" w:rsidRPr="00942891">
        <w:rPr>
          <w:i/>
          <w:lang w:val="sr-Cyrl-RS"/>
        </w:rPr>
        <w:t>PyCharm</w:t>
      </w:r>
      <w:bookmarkEnd w:id="28"/>
    </w:p>
    <w:p w14:paraId="5625DBC4" w14:textId="4AFD2A06" w:rsidR="00DD2BFD" w:rsidRPr="00942891" w:rsidRDefault="00870C75" w:rsidP="00691146">
      <w:pPr>
        <w:pStyle w:val="Osnovnitekst"/>
        <w:spacing w:after="0"/>
        <w:ind w:firstLine="0"/>
        <w:rPr>
          <w:i/>
          <w:lang w:val="sr-Cyrl-RS"/>
        </w:rPr>
      </w:pPr>
      <w:r w:rsidRPr="00942891">
        <w:rPr>
          <w:lang w:val="sr-Cyrl-RS"/>
        </w:rPr>
        <w:t>За развој</w:t>
      </w:r>
      <w:r w:rsidR="009C0451" w:rsidRPr="00942891">
        <w:rPr>
          <w:lang w:val="sr-Cyrl-RS"/>
        </w:rPr>
        <w:t xml:space="preserve"> симулатора</w:t>
      </w:r>
      <w:r w:rsidRPr="00942891">
        <w:rPr>
          <w:lang w:val="sr-Cyrl-RS"/>
        </w:rPr>
        <w:t xml:space="preserve"> </w:t>
      </w:r>
      <w:r w:rsidR="008A2307" w:rsidRPr="00942891">
        <w:rPr>
          <w:lang w:val="sr-Cyrl-RS"/>
        </w:rPr>
        <w:t>коришћено</w:t>
      </w:r>
      <w:r w:rsidR="009C0451" w:rsidRPr="00942891">
        <w:rPr>
          <w:lang w:val="sr-Cyrl-RS"/>
        </w:rPr>
        <w:t xml:space="preserve"> је</w:t>
      </w:r>
      <w:r w:rsidR="008A2307" w:rsidRPr="00942891">
        <w:rPr>
          <w:lang w:val="sr-Cyrl-RS"/>
        </w:rPr>
        <w:t xml:space="preserve"> интегрисано развојно окружење (</w:t>
      </w:r>
      <w:r w:rsidR="00AB309D" w:rsidRPr="00942891">
        <w:rPr>
          <w:lang w:val="sr-Cyrl-RS"/>
        </w:rPr>
        <w:t>IDE</w:t>
      </w:r>
      <w:r w:rsidR="00691146" w:rsidRPr="00942891">
        <w:rPr>
          <w:lang w:val="sr-Cyrl-RS"/>
        </w:rPr>
        <w:t xml:space="preserve"> - </w:t>
      </w:r>
      <w:r w:rsidR="00691146" w:rsidRPr="00942891">
        <w:rPr>
          <w:i/>
          <w:lang w:val="sr-Cyrl-RS"/>
        </w:rPr>
        <w:t>Integrated Development Environment</w:t>
      </w:r>
      <w:r w:rsidR="008A2307" w:rsidRPr="00942891">
        <w:rPr>
          <w:lang w:val="sr-Cyrl-RS"/>
        </w:rPr>
        <w:t>)</w:t>
      </w:r>
      <w:r w:rsidR="007B3E70" w:rsidRPr="00942891">
        <w:rPr>
          <w:lang w:val="sr-Cyrl-RS"/>
        </w:rPr>
        <w:t xml:space="preserve"> </w:t>
      </w:r>
      <w:r w:rsidR="007B3E70" w:rsidRPr="00942891">
        <w:rPr>
          <w:i/>
          <w:iCs/>
          <w:lang w:val="sr-Cyrl-RS"/>
        </w:rPr>
        <w:t xml:space="preserve">PyCharm Professional 2023.3. PyCharm </w:t>
      </w:r>
      <w:r w:rsidR="007B3E70" w:rsidRPr="00942891">
        <w:rPr>
          <w:lang w:val="sr-Cyrl-RS"/>
        </w:rPr>
        <w:t>је јед</w:t>
      </w:r>
      <w:r w:rsidR="00C523E8" w:rsidRPr="00942891">
        <w:rPr>
          <w:lang w:val="sr-Cyrl-RS"/>
        </w:rPr>
        <w:t>ан</w:t>
      </w:r>
      <w:r w:rsidR="007B3E70" w:rsidRPr="00942891">
        <w:rPr>
          <w:lang w:val="sr-Cyrl-RS"/>
        </w:rPr>
        <w:t xml:space="preserve"> од водећих алата за рад са </w:t>
      </w:r>
      <w:r w:rsidR="007B3E70" w:rsidRPr="00942891">
        <w:rPr>
          <w:i/>
          <w:iCs/>
          <w:lang w:val="sr-Cyrl-RS"/>
        </w:rPr>
        <w:t xml:space="preserve">Python </w:t>
      </w:r>
      <w:r w:rsidR="007B3E70" w:rsidRPr="00942891">
        <w:rPr>
          <w:lang w:val="sr-Cyrl-RS"/>
        </w:rPr>
        <w:t>језиком</w:t>
      </w:r>
      <w:r w:rsidR="00D42B58" w:rsidRPr="00942891">
        <w:rPr>
          <w:lang w:val="sr-Cyrl-RS"/>
        </w:rPr>
        <w:t>, кој</w:t>
      </w:r>
      <w:r w:rsidR="00C628C1" w:rsidRPr="00942891">
        <w:rPr>
          <w:lang w:val="sr-Cyrl-RS"/>
        </w:rPr>
        <w:t>и</w:t>
      </w:r>
      <w:r w:rsidR="00D42B58" w:rsidRPr="00942891">
        <w:rPr>
          <w:lang w:val="sr-Cyrl-RS"/>
        </w:rPr>
        <w:t xml:space="preserve"> пружа бројне погодности. Неке од њих су аутоматско довршавање кода, инспекциј</w:t>
      </w:r>
      <w:r w:rsidR="002A5399" w:rsidRPr="00942891">
        <w:rPr>
          <w:lang w:val="sr-Cyrl-RS"/>
        </w:rPr>
        <w:t>а</w:t>
      </w:r>
      <w:r w:rsidR="00D42B58" w:rsidRPr="00942891">
        <w:rPr>
          <w:lang w:val="sr-Cyrl-RS"/>
        </w:rPr>
        <w:t xml:space="preserve"> синтаксе</w:t>
      </w:r>
      <w:r w:rsidR="002A5399" w:rsidRPr="00942891">
        <w:rPr>
          <w:lang w:val="sr-Cyrl-RS"/>
        </w:rPr>
        <w:t xml:space="preserve"> и</w:t>
      </w:r>
      <w:r w:rsidR="00D42B58" w:rsidRPr="00942891">
        <w:rPr>
          <w:lang w:val="sr-Cyrl-RS"/>
        </w:rPr>
        <w:t xml:space="preserve"> интеграциј</w:t>
      </w:r>
      <w:r w:rsidR="002A5399" w:rsidRPr="00942891">
        <w:rPr>
          <w:lang w:val="sr-Cyrl-RS"/>
        </w:rPr>
        <w:t>а</w:t>
      </w:r>
      <w:r w:rsidR="00D42B58" w:rsidRPr="00942891">
        <w:rPr>
          <w:lang w:val="sr-Cyrl-RS"/>
        </w:rPr>
        <w:t xml:space="preserve"> са системима за контролу верзија</w:t>
      </w:r>
      <w:r w:rsidR="0045649A" w:rsidRPr="00942891">
        <w:rPr>
          <w:lang w:val="sr-Cyrl-RS"/>
        </w:rPr>
        <w:t>. Окружење је допринело ефикасности и организованости рада током израде</w:t>
      </w:r>
      <w:r w:rsidR="00D73643" w:rsidRPr="00942891">
        <w:rPr>
          <w:lang w:val="sr-Cyrl-RS"/>
        </w:rPr>
        <w:t xml:space="preserve"> симулатора</w:t>
      </w:r>
      <w:r w:rsidR="00CA3468" w:rsidRPr="00942891">
        <w:rPr>
          <w:lang w:val="sr-Cyrl-RS"/>
        </w:rPr>
        <w:t>.</w:t>
      </w:r>
      <w:r w:rsidR="009A6BFB" w:rsidRPr="00942891">
        <w:rPr>
          <w:lang w:val="sr-Cyrl-RS"/>
        </w:rPr>
        <w:t xml:space="preserve"> [</w:t>
      </w:r>
      <w:r w:rsidR="00FB69E6">
        <w:rPr>
          <w:lang w:val="en-GB"/>
        </w:rPr>
        <w:t>11</w:t>
      </w:r>
      <w:r w:rsidR="009A6BFB" w:rsidRPr="00942891">
        <w:rPr>
          <w:lang w:val="sr-Cyrl-RS"/>
        </w:rPr>
        <w:t>]</w:t>
      </w:r>
    </w:p>
    <w:p w14:paraId="36EF5A70" w14:textId="59650732" w:rsidR="00CA3468" w:rsidRPr="00942891" w:rsidRDefault="00CA3468" w:rsidP="00CA3468">
      <w:pPr>
        <w:pStyle w:val="IInivonaslova-Potpoglavlje"/>
        <w:rPr>
          <w:lang w:val="sr-Cyrl-RS"/>
        </w:rPr>
      </w:pPr>
      <w:bookmarkStart w:id="29" w:name="_Toc212025121"/>
      <w:r w:rsidRPr="00942891">
        <w:rPr>
          <w:lang w:val="sr-Cyrl-RS"/>
        </w:rPr>
        <w:t xml:space="preserve">Контрола верзија – </w:t>
      </w:r>
      <w:r w:rsidRPr="00942891">
        <w:rPr>
          <w:i/>
          <w:iCs w:val="0"/>
          <w:lang w:val="sr-Cyrl-RS"/>
        </w:rPr>
        <w:t>Git</w:t>
      </w:r>
      <w:bookmarkEnd w:id="29"/>
    </w:p>
    <w:p w14:paraId="786B5319" w14:textId="72F9EFE2" w:rsidR="00CA3468" w:rsidRPr="00942891" w:rsidRDefault="009F77B8" w:rsidP="009F77B8">
      <w:pPr>
        <w:pStyle w:val="Osnovnitekst"/>
        <w:rPr>
          <w:lang w:val="sr-Cyrl-RS"/>
        </w:rPr>
      </w:pPr>
      <w:r w:rsidRPr="00942891">
        <w:rPr>
          <w:lang w:val="sr-Cyrl-RS"/>
        </w:rPr>
        <w:t xml:space="preserve">За управљање изворним кодом и контролу верзија пројекта коришћен је </w:t>
      </w:r>
      <w:r w:rsidR="00E2191F" w:rsidRPr="00942891">
        <w:rPr>
          <w:i/>
          <w:iCs/>
          <w:lang w:val="sr-Cyrl-RS"/>
        </w:rPr>
        <w:t xml:space="preserve">Git </w:t>
      </w:r>
      <w:r w:rsidR="00E2191F" w:rsidRPr="00942891">
        <w:rPr>
          <w:lang w:val="sr-Cyrl-RS"/>
        </w:rPr>
        <w:t xml:space="preserve">(верзија </w:t>
      </w:r>
      <w:r w:rsidR="00E2191F" w:rsidRPr="00942891">
        <w:rPr>
          <w:i/>
          <w:iCs/>
          <w:lang w:val="sr-Cyrl-RS"/>
        </w:rPr>
        <w:t>2.45.0.windows.1</w:t>
      </w:r>
      <w:r w:rsidR="00E2191F" w:rsidRPr="00942891">
        <w:rPr>
          <w:lang w:val="sr-Cyrl-RS"/>
        </w:rPr>
        <w:t>)</w:t>
      </w:r>
      <w:r w:rsidR="00B2261F" w:rsidRPr="00942891">
        <w:rPr>
          <w:lang w:val="sr-Cyrl-RS"/>
        </w:rPr>
        <w:t xml:space="preserve">, у комбинацији са </w:t>
      </w:r>
      <w:r w:rsidR="00B2261F" w:rsidRPr="00942891">
        <w:rPr>
          <w:i/>
          <w:iCs/>
          <w:lang w:val="sr-Cyrl-RS"/>
        </w:rPr>
        <w:t xml:space="preserve">GitHub </w:t>
      </w:r>
      <w:r w:rsidR="00B2261F" w:rsidRPr="00942891">
        <w:rPr>
          <w:lang w:val="sr-Cyrl-RS"/>
        </w:rPr>
        <w:t xml:space="preserve">репозиторијумом, </w:t>
      </w:r>
      <w:r w:rsidR="00B2261F" w:rsidRPr="00942891">
        <w:rPr>
          <w:i/>
          <w:iCs/>
          <w:lang w:val="sr-Cyrl-RS"/>
        </w:rPr>
        <w:t xml:space="preserve">Git </w:t>
      </w:r>
      <w:r w:rsidR="00B2261F" w:rsidRPr="00942891">
        <w:rPr>
          <w:lang w:val="sr-Cyrl-RS"/>
        </w:rPr>
        <w:t>је омогућио:</w:t>
      </w:r>
      <w:r w:rsidR="009A6BFB" w:rsidRPr="00942891">
        <w:rPr>
          <w:lang w:val="sr-Cyrl-RS"/>
        </w:rPr>
        <w:t xml:space="preserve"> [</w:t>
      </w:r>
      <w:r w:rsidR="00FB69E6">
        <w:rPr>
          <w:lang w:val="en-GB"/>
        </w:rPr>
        <w:t>12</w:t>
      </w:r>
      <w:r w:rsidR="009A6BFB" w:rsidRPr="00942891">
        <w:rPr>
          <w:lang w:val="sr-Cyrl-RS"/>
        </w:rPr>
        <w:t>]</w:t>
      </w:r>
    </w:p>
    <w:p w14:paraId="7867E841" w14:textId="4A611FBD" w:rsidR="00B2261F" w:rsidRPr="00942891" w:rsidRDefault="00B2261F" w:rsidP="00B2261F">
      <w:pPr>
        <w:pStyle w:val="Nabrajanje"/>
        <w:rPr>
          <w:lang w:val="sr-Cyrl-RS"/>
        </w:rPr>
      </w:pPr>
      <w:r w:rsidRPr="00942891">
        <w:rPr>
          <w:lang w:val="sr-Cyrl-RS"/>
        </w:rPr>
        <w:t>Евиденцију свих измена над пројектом током развоја</w:t>
      </w:r>
    </w:p>
    <w:p w14:paraId="4EC769EF" w14:textId="0CFE1CA5" w:rsidR="00B2261F" w:rsidRPr="00942891" w:rsidRDefault="00B2261F" w:rsidP="00B2261F">
      <w:pPr>
        <w:pStyle w:val="Nabrajanje"/>
        <w:rPr>
          <w:lang w:val="sr-Cyrl-RS"/>
        </w:rPr>
      </w:pPr>
      <w:r w:rsidRPr="00942891">
        <w:rPr>
          <w:lang w:val="sr-Cyrl-RS"/>
        </w:rPr>
        <w:t>Лако враћање на претходне стабилне верзије</w:t>
      </w:r>
    </w:p>
    <w:p w14:paraId="3B664943" w14:textId="1AA0B852" w:rsidR="00B2261F" w:rsidRPr="00942891" w:rsidRDefault="00B2261F" w:rsidP="00B2261F">
      <w:pPr>
        <w:pStyle w:val="Nabrajanje"/>
        <w:rPr>
          <w:lang w:val="sr-Cyrl-RS"/>
        </w:rPr>
      </w:pPr>
      <w:r w:rsidRPr="00942891">
        <w:rPr>
          <w:lang w:val="sr-Cyrl-RS"/>
        </w:rPr>
        <w:t>Одвајање развојних грана ради тестирања нових фун</w:t>
      </w:r>
      <w:r w:rsidR="008F4B28" w:rsidRPr="00942891">
        <w:rPr>
          <w:lang w:val="sr-Cyrl-RS"/>
        </w:rPr>
        <w:t>кција</w:t>
      </w:r>
    </w:p>
    <w:p w14:paraId="29B9F20D" w14:textId="6077078B" w:rsidR="00DD2BFD" w:rsidRPr="00942891" w:rsidRDefault="008F4B28" w:rsidP="0036782A">
      <w:pPr>
        <w:pStyle w:val="Nabrajanje"/>
        <w:rPr>
          <w:lang w:val="sr-Cyrl-RS"/>
        </w:rPr>
      </w:pPr>
      <w:r w:rsidRPr="00942891">
        <w:rPr>
          <w:lang w:val="sr-Cyrl-RS"/>
        </w:rPr>
        <w:t>Чување ре</w:t>
      </w:r>
      <w:r w:rsidR="00567317" w:rsidRPr="00942891">
        <w:rPr>
          <w:lang w:val="sr-Cyrl-RS"/>
        </w:rPr>
        <w:t>зер</w:t>
      </w:r>
      <w:r w:rsidRPr="00942891">
        <w:rPr>
          <w:lang w:val="sr-Cyrl-RS"/>
        </w:rPr>
        <w:t>вних копија на удаљеном серверу</w:t>
      </w:r>
    </w:p>
    <w:p w14:paraId="6D71833D" w14:textId="43BF29B7" w:rsidR="00A27E4C" w:rsidRPr="00942891" w:rsidRDefault="007C09DC" w:rsidP="00A27E4C">
      <w:pPr>
        <w:pStyle w:val="IInivonaslova-Potpoglavlje"/>
        <w:rPr>
          <w:lang w:val="sr-Cyrl-RS"/>
        </w:rPr>
      </w:pPr>
      <w:bookmarkStart w:id="30" w:name="_Toc212025122"/>
      <w:r w:rsidRPr="00942891">
        <w:rPr>
          <w:lang w:val="sr-Cyrl-RS"/>
        </w:rPr>
        <w:t xml:space="preserve">Библиотека </w:t>
      </w:r>
      <w:r w:rsidRPr="00942891">
        <w:rPr>
          <w:i/>
          <w:iCs w:val="0"/>
          <w:lang w:val="sr-Cyrl-RS"/>
        </w:rPr>
        <w:t>CustomTkinter</w:t>
      </w:r>
      <w:bookmarkEnd w:id="30"/>
    </w:p>
    <w:p w14:paraId="5B4CE80A" w14:textId="22EE3514" w:rsidR="00A27E4C" w:rsidRPr="00942891" w:rsidRDefault="00691146" w:rsidP="00A27E4C">
      <w:pPr>
        <w:pStyle w:val="Osnovnitekst"/>
        <w:rPr>
          <w:lang w:val="sr-Cyrl-RS"/>
        </w:rPr>
      </w:pPr>
      <w:r w:rsidRPr="00942891">
        <w:rPr>
          <w:lang w:val="sr-Cyrl-RS"/>
        </w:rPr>
        <w:t xml:space="preserve">За развој графичког корисничког интерфејса (GUI – </w:t>
      </w:r>
      <w:r w:rsidRPr="00942891">
        <w:rPr>
          <w:i/>
          <w:iCs/>
          <w:lang w:val="sr-Cyrl-RS"/>
        </w:rPr>
        <w:t>Graphic User Interface</w:t>
      </w:r>
      <w:r w:rsidRPr="00942891">
        <w:rPr>
          <w:lang w:val="sr-Cyrl-RS"/>
        </w:rPr>
        <w:t xml:space="preserve">) </w:t>
      </w:r>
      <w:r w:rsidR="008200D3" w:rsidRPr="00942891">
        <w:rPr>
          <w:lang w:val="sr-Cyrl-RS"/>
        </w:rPr>
        <w:t xml:space="preserve">симулатора коришћена је библиотека </w:t>
      </w:r>
      <w:r w:rsidR="008200D3" w:rsidRPr="00942891">
        <w:rPr>
          <w:i/>
          <w:iCs/>
          <w:lang w:val="sr-Cyrl-RS"/>
        </w:rPr>
        <w:t>CustomTkinter</w:t>
      </w:r>
      <w:r w:rsidR="008200D3" w:rsidRPr="00942891">
        <w:rPr>
          <w:lang w:val="sr-Cyrl-RS"/>
        </w:rPr>
        <w:t xml:space="preserve">. </w:t>
      </w:r>
      <w:r w:rsidR="00923678" w:rsidRPr="00942891">
        <w:rPr>
          <w:lang w:val="sr-Cyrl-RS"/>
        </w:rPr>
        <w:t xml:space="preserve">Ова библиотека представља надограђену верзију стандардне библиотеке </w:t>
      </w:r>
      <w:r w:rsidR="00923678" w:rsidRPr="00942891">
        <w:rPr>
          <w:i/>
          <w:iCs/>
          <w:lang w:val="sr-Cyrl-RS"/>
        </w:rPr>
        <w:t>Tkinter</w:t>
      </w:r>
      <w:r w:rsidR="00454A12" w:rsidRPr="00942891">
        <w:rPr>
          <w:lang w:val="sr-Cyrl-RS"/>
        </w:rPr>
        <w:t>.</w:t>
      </w:r>
      <w:r w:rsidR="006B4A6A" w:rsidRPr="00942891">
        <w:rPr>
          <w:lang w:val="sr-Cyrl-RS"/>
        </w:rPr>
        <w:t xml:space="preserve"> У овом пројекту коришћена је верзија </w:t>
      </w:r>
      <w:r w:rsidR="006B4A6A" w:rsidRPr="00942891">
        <w:rPr>
          <w:i/>
          <w:iCs/>
          <w:lang w:val="sr-Cyrl-RS"/>
        </w:rPr>
        <w:t>CustomTkinter 5.2.2.</w:t>
      </w:r>
    </w:p>
    <w:p w14:paraId="1B2EF07A" w14:textId="7BBB5CA4" w:rsidR="00454A12" w:rsidRPr="00942891" w:rsidRDefault="004F4CA6" w:rsidP="00A27E4C">
      <w:pPr>
        <w:pStyle w:val="Osnovnitekst"/>
        <w:rPr>
          <w:lang w:val="sr-Cyrl-RS"/>
        </w:rPr>
      </w:pPr>
      <w:r w:rsidRPr="00942891">
        <w:rPr>
          <w:i/>
          <w:iCs/>
          <w:lang w:val="sr-Cyrl-RS"/>
        </w:rPr>
        <w:t xml:space="preserve">Tkinter </w:t>
      </w:r>
      <w:r w:rsidRPr="00942891">
        <w:rPr>
          <w:lang w:val="sr-Cyrl-RS"/>
        </w:rPr>
        <w:t xml:space="preserve">има ограничене могућности визуелног дизајна, па самим тим и пружа застарео изглед. Насупрот томе, </w:t>
      </w:r>
      <w:r w:rsidRPr="00942891">
        <w:rPr>
          <w:i/>
          <w:iCs/>
          <w:lang w:val="sr-Cyrl-RS"/>
        </w:rPr>
        <w:t xml:space="preserve">CustomTkinter </w:t>
      </w:r>
      <w:r w:rsidR="00590370" w:rsidRPr="00942891">
        <w:rPr>
          <w:lang w:val="sr-Cyrl-RS"/>
        </w:rPr>
        <w:t xml:space="preserve">пружа савремен и естетски пријатан кориснички интерфејс са подршком за теме и прилагођене стилове. </w:t>
      </w:r>
      <w:r w:rsidR="00F666D6" w:rsidRPr="00942891">
        <w:rPr>
          <w:lang w:val="sr-Cyrl-RS"/>
        </w:rPr>
        <w:t xml:space="preserve">Нпр. </w:t>
      </w:r>
      <w:r w:rsidR="00537561" w:rsidRPr="00942891">
        <w:rPr>
          <w:lang w:val="sr-Cyrl-RS"/>
        </w:rPr>
        <w:t xml:space="preserve">ова библиотека поштује сада већ стандард модерних апликација – развој тамних и светлих </w:t>
      </w:r>
      <w:r w:rsidR="004E2620" w:rsidRPr="00942891">
        <w:rPr>
          <w:lang w:val="sr-Cyrl-RS"/>
        </w:rPr>
        <w:t>тема</w:t>
      </w:r>
      <w:r w:rsidR="00537561" w:rsidRPr="00942891">
        <w:rPr>
          <w:lang w:val="sr-Cyrl-RS"/>
        </w:rPr>
        <w:t>.</w:t>
      </w:r>
    </w:p>
    <w:p w14:paraId="68F5DC73" w14:textId="2D5F9DE2" w:rsidR="00537561" w:rsidRPr="00942891" w:rsidRDefault="00537561" w:rsidP="00A27E4C">
      <w:pPr>
        <w:pStyle w:val="Osnovnitekst"/>
        <w:rPr>
          <w:lang w:val="sr-Cyrl-RS"/>
        </w:rPr>
      </w:pPr>
      <w:r w:rsidRPr="00942891">
        <w:rPr>
          <w:i/>
          <w:iCs/>
          <w:lang w:val="sr-Cyrl-RS"/>
        </w:rPr>
        <w:t xml:space="preserve">CustomTkinter </w:t>
      </w:r>
      <w:r w:rsidRPr="00942891">
        <w:rPr>
          <w:lang w:val="sr-Cyrl-RS"/>
        </w:rPr>
        <w:t>нуди:</w:t>
      </w:r>
    </w:p>
    <w:p w14:paraId="44CA49A9" w14:textId="465728D2" w:rsidR="00537561" w:rsidRPr="00942891" w:rsidRDefault="00110910" w:rsidP="00110910">
      <w:pPr>
        <w:pStyle w:val="Nabrajanje"/>
        <w:rPr>
          <w:lang w:val="sr-Cyrl-RS"/>
        </w:rPr>
      </w:pPr>
      <w:r w:rsidRPr="00942891">
        <w:rPr>
          <w:lang w:val="sr-Cyrl-RS"/>
        </w:rPr>
        <w:t>Модернији изглед</w:t>
      </w:r>
    </w:p>
    <w:p w14:paraId="77FDA4CA" w14:textId="4FB1036E" w:rsidR="00110910" w:rsidRPr="00942891" w:rsidRDefault="000B0F43" w:rsidP="00110910">
      <w:pPr>
        <w:pStyle w:val="Nabrajanje"/>
        <w:rPr>
          <w:lang w:val="sr-Cyrl-RS"/>
        </w:rPr>
      </w:pPr>
      <w:r w:rsidRPr="00942891">
        <w:rPr>
          <w:lang w:val="sr-Cyrl-RS"/>
        </w:rPr>
        <w:t>Подршку за теме – могуће је мењати изглед целог интерфејса променом теме</w:t>
      </w:r>
    </w:p>
    <w:p w14:paraId="4CAF7123" w14:textId="293D06E2" w:rsidR="000B0F43" w:rsidRPr="00942891" w:rsidRDefault="000B0F43" w:rsidP="000B0F43">
      <w:pPr>
        <w:pStyle w:val="Nabrajanje"/>
        <w:rPr>
          <w:lang w:val="sr-Cyrl-RS"/>
        </w:rPr>
      </w:pPr>
      <w:r w:rsidRPr="00942891">
        <w:rPr>
          <w:lang w:val="sr-Cyrl-RS"/>
        </w:rPr>
        <w:t xml:space="preserve">Једноставност коришћења </w:t>
      </w:r>
      <w:r w:rsidR="0061493F" w:rsidRPr="00942891">
        <w:rPr>
          <w:lang w:val="sr-Cyrl-RS"/>
        </w:rPr>
        <w:t xml:space="preserve">– </w:t>
      </w:r>
      <w:r w:rsidR="004E2620" w:rsidRPr="00942891">
        <w:rPr>
          <w:lang w:val="sr-Cyrl-RS"/>
        </w:rPr>
        <w:t>д</w:t>
      </w:r>
      <w:r w:rsidR="0061493F" w:rsidRPr="00942891">
        <w:rPr>
          <w:lang w:val="sr-Cyrl-RS"/>
        </w:rPr>
        <w:t xml:space="preserve">изајнирана је да задржи једноставност </w:t>
      </w:r>
      <w:r w:rsidR="0061493F" w:rsidRPr="00942891">
        <w:rPr>
          <w:i/>
          <w:iCs/>
          <w:lang w:val="sr-Cyrl-RS"/>
        </w:rPr>
        <w:t>Tkinter</w:t>
      </w:r>
      <w:r w:rsidR="008C70F1" w:rsidRPr="00942891">
        <w:rPr>
          <w:lang w:val="sr-Cyrl-RS"/>
        </w:rPr>
        <w:t xml:space="preserve"> библиотеке</w:t>
      </w:r>
      <w:r w:rsidR="0061493F" w:rsidRPr="00942891">
        <w:rPr>
          <w:lang w:val="sr-Cyrl-RS"/>
        </w:rPr>
        <w:t>, док истовремен</w:t>
      </w:r>
      <w:r w:rsidR="00EF78A0" w:rsidRPr="00942891">
        <w:rPr>
          <w:lang w:val="sr-Cyrl-RS"/>
        </w:rPr>
        <w:t>о омогућава напредније могућности</w:t>
      </w:r>
    </w:p>
    <w:p w14:paraId="68F72F5C" w14:textId="2B9A60AA" w:rsidR="00824406" w:rsidRPr="00942891" w:rsidRDefault="00824406" w:rsidP="00824406">
      <w:pPr>
        <w:pStyle w:val="Nabrajanje"/>
        <w:rPr>
          <w:lang w:val="sr-Cyrl-RS"/>
        </w:rPr>
      </w:pPr>
      <w:r w:rsidRPr="00942891">
        <w:rPr>
          <w:lang w:val="sr-Cyrl-RS"/>
        </w:rPr>
        <w:t>Могућност лаког п</w:t>
      </w:r>
      <w:r w:rsidR="00D42FFC" w:rsidRPr="00942891">
        <w:rPr>
          <w:lang w:val="sr-Cyrl-RS"/>
        </w:rPr>
        <w:t>рилагођавања боја, облика и фонтова</w:t>
      </w:r>
    </w:p>
    <w:p w14:paraId="7A1D9E79" w14:textId="0B16826E" w:rsidR="00EF78A0" w:rsidRPr="00942891" w:rsidRDefault="00931C8D" w:rsidP="00204650">
      <w:pPr>
        <w:pStyle w:val="Osnovnitekst"/>
        <w:rPr>
          <w:i/>
          <w:iCs/>
          <w:lang w:val="sr-Cyrl-RS"/>
        </w:rPr>
      </w:pPr>
      <w:r w:rsidRPr="00942891">
        <w:rPr>
          <w:lang w:val="sr-Cyrl-RS"/>
        </w:rPr>
        <w:t>Ова библиотека</w:t>
      </w:r>
      <w:r w:rsidR="00B76EA2" w:rsidRPr="00942891">
        <w:rPr>
          <w:lang w:val="sr-Cyrl-RS"/>
        </w:rPr>
        <w:t>, због својих карактеристика, представља одличан избор за израду десктоп апликације</w:t>
      </w:r>
      <w:r w:rsidR="00A51E0E" w:rsidRPr="00942891">
        <w:rPr>
          <w:lang w:val="sr-Cyrl-RS"/>
        </w:rPr>
        <w:t xml:space="preserve">. </w:t>
      </w:r>
      <w:r w:rsidR="00C67532" w:rsidRPr="00942891">
        <w:rPr>
          <w:lang w:val="sr-Cyrl-RS"/>
        </w:rPr>
        <w:t>Омогућава</w:t>
      </w:r>
      <w:r w:rsidR="008F6522" w:rsidRPr="00942891">
        <w:rPr>
          <w:lang w:val="sr-Cyrl-RS"/>
        </w:rPr>
        <w:t xml:space="preserve"> једноставан и пријатан рад са апликацијом, а уједно лак процес дизајна и имплементације</w:t>
      </w:r>
      <w:r w:rsidR="00F46966" w:rsidRPr="00942891">
        <w:rPr>
          <w:lang w:val="sr-Cyrl-RS"/>
        </w:rPr>
        <w:t xml:space="preserve"> GUI компоненти.</w:t>
      </w:r>
      <w:r w:rsidR="00E92C82" w:rsidRPr="00942891">
        <w:rPr>
          <w:lang w:val="sr-Cyrl-RS"/>
        </w:rPr>
        <w:t xml:space="preserve"> [1</w:t>
      </w:r>
      <w:r w:rsidR="00FB69E6">
        <w:rPr>
          <w:lang w:val="en-GB"/>
        </w:rPr>
        <w:t>3</w:t>
      </w:r>
      <w:r w:rsidR="00E92C82" w:rsidRPr="00942891">
        <w:rPr>
          <w:lang w:val="sr-Cyrl-RS"/>
        </w:rPr>
        <w:t>]</w:t>
      </w:r>
      <w:r w:rsidR="00F46966" w:rsidRPr="00942891">
        <w:rPr>
          <w:lang w:val="sr-Cyrl-RS"/>
        </w:rPr>
        <w:t xml:space="preserve"> </w:t>
      </w:r>
    </w:p>
    <w:p w14:paraId="0754AD51" w14:textId="2A176B43" w:rsidR="002B5405" w:rsidRPr="00942891" w:rsidRDefault="002B5405" w:rsidP="00204650">
      <w:pPr>
        <w:pStyle w:val="Osnovnitekst"/>
        <w:rPr>
          <w:lang w:val="sr-Cyrl-RS"/>
        </w:rPr>
      </w:pPr>
      <w:r w:rsidRPr="00942891">
        <w:rPr>
          <w:lang w:val="sr-Cyrl-RS"/>
        </w:rPr>
        <w:t xml:space="preserve">Основни GUI елементи </w:t>
      </w:r>
      <w:r w:rsidR="00AB3D31" w:rsidRPr="00942891">
        <w:rPr>
          <w:lang w:val="sr-Cyrl-RS"/>
        </w:rPr>
        <w:t>које библиотека пружа укључују:</w:t>
      </w:r>
    </w:p>
    <w:p w14:paraId="04FDD834" w14:textId="62BE798C" w:rsidR="006B4A6A" w:rsidRPr="00942891" w:rsidRDefault="00AB3D31" w:rsidP="006B4A6A">
      <w:pPr>
        <w:pStyle w:val="Nabrajanje"/>
        <w:rPr>
          <w:lang w:val="sr-Cyrl-RS"/>
        </w:rPr>
      </w:pPr>
      <w:r w:rsidRPr="00942891">
        <w:rPr>
          <w:i/>
          <w:iCs/>
          <w:lang w:val="sr-Cyrl-RS"/>
        </w:rPr>
        <w:t>CTk</w:t>
      </w:r>
      <w:r w:rsidR="006B4A6A" w:rsidRPr="00942891">
        <w:rPr>
          <w:i/>
          <w:iCs/>
          <w:lang w:val="sr-Cyrl-RS"/>
        </w:rPr>
        <w:t xml:space="preserve"> </w:t>
      </w:r>
      <w:r w:rsidR="006B4A6A" w:rsidRPr="00942891">
        <w:rPr>
          <w:lang w:val="sr-Cyrl-RS"/>
        </w:rPr>
        <w:t>– главни прозор апликације</w:t>
      </w:r>
    </w:p>
    <w:p w14:paraId="180258F6" w14:textId="739EED7E" w:rsidR="006B4A6A" w:rsidRPr="00942891" w:rsidRDefault="006B4A6A" w:rsidP="006B4A6A">
      <w:pPr>
        <w:pStyle w:val="Nabrajanje"/>
        <w:rPr>
          <w:lang w:val="sr-Cyrl-RS"/>
        </w:rPr>
      </w:pPr>
      <w:r w:rsidRPr="00942891">
        <w:rPr>
          <w:i/>
          <w:iCs/>
          <w:lang w:val="sr-Cyrl-RS"/>
        </w:rPr>
        <w:t>C</w:t>
      </w:r>
      <w:r w:rsidR="00CB166C" w:rsidRPr="00942891">
        <w:rPr>
          <w:i/>
          <w:iCs/>
          <w:lang w:val="sr-Cyrl-RS"/>
        </w:rPr>
        <w:t>T</w:t>
      </w:r>
      <w:r w:rsidRPr="00942891">
        <w:rPr>
          <w:i/>
          <w:iCs/>
          <w:lang w:val="sr-Cyrl-RS"/>
        </w:rPr>
        <w:t xml:space="preserve">kButton </w:t>
      </w:r>
      <w:r w:rsidR="00696FB6" w:rsidRPr="00942891">
        <w:rPr>
          <w:lang w:val="sr-Cyrl-RS"/>
        </w:rPr>
        <w:t>–</w:t>
      </w:r>
      <w:r w:rsidRPr="00942891">
        <w:rPr>
          <w:lang w:val="sr-Cyrl-RS"/>
        </w:rPr>
        <w:t xml:space="preserve"> </w:t>
      </w:r>
      <w:r w:rsidR="00696FB6" w:rsidRPr="00942891">
        <w:rPr>
          <w:lang w:val="sr-Cyrl-RS"/>
        </w:rPr>
        <w:t>модернизовано дугме</w:t>
      </w:r>
    </w:p>
    <w:p w14:paraId="73F86BA4" w14:textId="2BD29904" w:rsidR="00696FB6" w:rsidRPr="00942891" w:rsidRDefault="00196975" w:rsidP="00696FB6">
      <w:pPr>
        <w:pStyle w:val="Nabrajanje"/>
        <w:rPr>
          <w:lang w:val="sr-Cyrl-RS"/>
        </w:rPr>
      </w:pPr>
      <w:r w:rsidRPr="00942891">
        <w:rPr>
          <w:i/>
          <w:iCs/>
          <w:lang w:val="sr-Cyrl-RS"/>
        </w:rPr>
        <w:t>C</w:t>
      </w:r>
      <w:r w:rsidR="00CB166C" w:rsidRPr="00942891">
        <w:rPr>
          <w:i/>
          <w:iCs/>
          <w:lang w:val="sr-Cyrl-RS"/>
        </w:rPr>
        <w:t>T</w:t>
      </w:r>
      <w:r w:rsidRPr="00942891">
        <w:rPr>
          <w:i/>
          <w:iCs/>
          <w:lang w:val="sr-Cyrl-RS"/>
        </w:rPr>
        <w:t xml:space="preserve">kLabel </w:t>
      </w:r>
      <w:r w:rsidRPr="00942891">
        <w:rPr>
          <w:lang w:val="sr-Cyrl-RS"/>
        </w:rPr>
        <w:t>– текстуална ознака</w:t>
      </w:r>
    </w:p>
    <w:p w14:paraId="4536FCC7" w14:textId="22AF22B3" w:rsidR="00196975" w:rsidRPr="00942891" w:rsidRDefault="00196975" w:rsidP="00196975">
      <w:pPr>
        <w:pStyle w:val="Nabrajanje"/>
        <w:rPr>
          <w:lang w:val="sr-Cyrl-RS"/>
        </w:rPr>
      </w:pPr>
      <w:r w:rsidRPr="00942891">
        <w:rPr>
          <w:i/>
          <w:iCs/>
          <w:lang w:val="sr-Cyrl-RS"/>
        </w:rPr>
        <w:t>C</w:t>
      </w:r>
      <w:r w:rsidR="00CB166C" w:rsidRPr="00942891">
        <w:rPr>
          <w:i/>
          <w:iCs/>
          <w:lang w:val="sr-Cyrl-RS"/>
        </w:rPr>
        <w:t>T</w:t>
      </w:r>
      <w:r w:rsidRPr="00942891">
        <w:rPr>
          <w:i/>
          <w:iCs/>
          <w:lang w:val="sr-Cyrl-RS"/>
        </w:rPr>
        <w:t>kEntry, C</w:t>
      </w:r>
      <w:r w:rsidR="00CB166C" w:rsidRPr="00942891">
        <w:rPr>
          <w:i/>
          <w:iCs/>
          <w:lang w:val="sr-Cyrl-RS"/>
        </w:rPr>
        <w:t>T</w:t>
      </w:r>
      <w:r w:rsidRPr="00942891">
        <w:rPr>
          <w:i/>
          <w:iCs/>
          <w:lang w:val="sr-Cyrl-RS"/>
        </w:rPr>
        <w:t xml:space="preserve">kTextBox </w:t>
      </w:r>
      <w:r w:rsidR="00912BB7" w:rsidRPr="00942891">
        <w:rPr>
          <w:lang w:val="sr-Cyrl-RS"/>
        </w:rPr>
        <w:t xml:space="preserve">– </w:t>
      </w:r>
      <w:r w:rsidRPr="00942891">
        <w:rPr>
          <w:lang w:val="sr-Cyrl-RS"/>
        </w:rPr>
        <w:t>пољ</w:t>
      </w:r>
      <w:r w:rsidR="00912BB7" w:rsidRPr="00942891">
        <w:rPr>
          <w:lang w:val="sr-Cyrl-RS"/>
        </w:rPr>
        <w:t>а</w:t>
      </w:r>
      <w:r w:rsidRPr="00942891">
        <w:rPr>
          <w:lang w:val="sr-Cyrl-RS"/>
        </w:rPr>
        <w:t xml:space="preserve"> за унос текста</w:t>
      </w:r>
    </w:p>
    <w:p w14:paraId="07BB32BE" w14:textId="32CA8476" w:rsidR="00125679" w:rsidRPr="00942891" w:rsidRDefault="00CB166C" w:rsidP="00125679">
      <w:pPr>
        <w:pStyle w:val="Nabrajanje"/>
        <w:rPr>
          <w:lang w:val="sr-Cyrl-RS"/>
        </w:rPr>
      </w:pPr>
      <w:r w:rsidRPr="00942891">
        <w:rPr>
          <w:i/>
          <w:iCs/>
          <w:lang w:val="sr-Cyrl-RS"/>
        </w:rPr>
        <w:t>CTkFrame, CTkOptionMenu, …</w:t>
      </w:r>
    </w:p>
    <w:p w14:paraId="7B4FE65F" w14:textId="6B4B1D49" w:rsidR="00824406" w:rsidRPr="00942891" w:rsidRDefault="00192A61" w:rsidP="00204650">
      <w:pPr>
        <w:pStyle w:val="Osnovnitekst"/>
        <w:rPr>
          <w:lang w:val="sr-Cyrl-RS"/>
        </w:rPr>
      </w:pPr>
      <w:r w:rsidRPr="00942891">
        <w:rPr>
          <w:lang w:val="sr-Cyrl-RS"/>
        </w:rPr>
        <w:lastRenderedPageBreak/>
        <w:t xml:space="preserve">Реализација комплетног </w:t>
      </w:r>
      <w:r w:rsidR="00A971F4" w:rsidRPr="00942891">
        <w:rPr>
          <w:lang w:val="sr-Cyrl-RS"/>
        </w:rPr>
        <w:t xml:space="preserve">GUI симулатора захтевала је рад са више оквира ради </w:t>
      </w:r>
      <w:r w:rsidR="000F2051" w:rsidRPr="00942891">
        <w:rPr>
          <w:lang w:val="sr-Cyrl-RS"/>
        </w:rPr>
        <w:t>приказа свих компоненти Енигма машине</w:t>
      </w:r>
      <w:r w:rsidR="00DE3AAC" w:rsidRPr="00942891">
        <w:rPr>
          <w:lang w:val="sr-Cyrl-RS"/>
        </w:rPr>
        <w:t xml:space="preserve"> (тастатура, табла са прикључцима, </w:t>
      </w:r>
      <w:r w:rsidR="000C28F9" w:rsidRPr="00942891">
        <w:rPr>
          <w:lang w:val="sr-Cyrl-RS"/>
        </w:rPr>
        <w:t>табла са лампицама, роторски механизам</w:t>
      </w:r>
      <w:r w:rsidR="00DE3AAC" w:rsidRPr="00942891">
        <w:rPr>
          <w:lang w:val="sr-Cyrl-RS"/>
        </w:rPr>
        <w:t>)</w:t>
      </w:r>
      <w:r w:rsidR="0054426F" w:rsidRPr="00942891">
        <w:rPr>
          <w:lang w:val="sr-Cyrl-RS"/>
        </w:rPr>
        <w:t>. Такође, било је потребно и визуелно приказати процес шифровања</w:t>
      </w:r>
      <w:r w:rsidR="00DB2047" w:rsidRPr="00942891">
        <w:rPr>
          <w:lang w:val="sr-Cyrl-RS"/>
        </w:rPr>
        <w:t xml:space="preserve">. Библиотека </w:t>
      </w:r>
      <w:r w:rsidR="00DB2047" w:rsidRPr="00942891">
        <w:rPr>
          <w:i/>
          <w:iCs/>
          <w:lang w:val="sr-Cyrl-RS"/>
        </w:rPr>
        <w:t xml:space="preserve">CustomTkinter </w:t>
      </w:r>
      <w:r w:rsidR="00DB2047" w:rsidRPr="00942891">
        <w:rPr>
          <w:lang w:val="sr-Cyrl-RS"/>
        </w:rPr>
        <w:t xml:space="preserve">омогућила је </w:t>
      </w:r>
      <w:r w:rsidR="00447E40" w:rsidRPr="00942891">
        <w:rPr>
          <w:lang w:val="sr-Cyrl-RS"/>
        </w:rPr>
        <w:t xml:space="preserve">веродостојан приказ Енигма компоненти, али </w:t>
      </w:r>
      <w:r w:rsidR="00C35D79" w:rsidRPr="00942891">
        <w:rPr>
          <w:lang w:val="sr-Cyrl-RS"/>
        </w:rPr>
        <w:t>је и одржала модеран изглед</w:t>
      </w:r>
      <w:r w:rsidR="00CB1D42" w:rsidRPr="00942891">
        <w:rPr>
          <w:lang w:val="sr-Cyrl-RS"/>
        </w:rPr>
        <w:t xml:space="preserve">. Конкретна примена компоненти биће објашњена у </w:t>
      </w:r>
      <w:r w:rsidR="00FB69E6">
        <w:rPr>
          <w:lang w:val="sr-Cyrl-RS"/>
        </w:rPr>
        <w:t>шестом поглављу</w:t>
      </w:r>
      <w:r w:rsidR="00CB1D42" w:rsidRPr="00942891">
        <w:rPr>
          <w:lang w:val="sr-Cyrl-RS"/>
        </w:rPr>
        <w:t>.</w:t>
      </w:r>
      <w:r w:rsidR="00544927" w:rsidRPr="00942891">
        <w:rPr>
          <w:lang w:val="sr-Cyrl-RS"/>
        </w:rPr>
        <w:t xml:space="preserve"> </w:t>
      </w:r>
    </w:p>
    <w:p w14:paraId="0D70A18C" w14:textId="069922FB" w:rsidR="00903BC8" w:rsidRPr="00942891" w:rsidRDefault="00903BC8" w:rsidP="00903BC8">
      <w:pPr>
        <w:pStyle w:val="IInivonaslova-Potpoglavlje"/>
        <w:rPr>
          <w:lang w:val="sr-Cyrl-RS"/>
        </w:rPr>
      </w:pPr>
      <w:bookmarkStart w:id="31" w:name="_Toc212025123"/>
      <w:r w:rsidRPr="00942891">
        <w:rPr>
          <w:lang w:val="sr-Cyrl-RS"/>
        </w:rPr>
        <w:t xml:space="preserve">Библиотека </w:t>
      </w:r>
      <w:r w:rsidRPr="00942891">
        <w:rPr>
          <w:i/>
          <w:iCs w:val="0"/>
          <w:lang w:val="sr-Cyrl-RS"/>
        </w:rPr>
        <w:t>PyInstaller</w:t>
      </w:r>
      <w:bookmarkEnd w:id="31"/>
    </w:p>
    <w:p w14:paraId="0C867F62" w14:textId="46E6D8A1" w:rsidR="00903BC8" w:rsidRPr="00942891" w:rsidRDefault="00DD4048" w:rsidP="00903BC8">
      <w:pPr>
        <w:pStyle w:val="Osnovnitekst"/>
        <w:rPr>
          <w:lang w:val="sr-Cyrl-RS"/>
        </w:rPr>
      </w:pPr>
      <w:r w:rsidRPr="00942891">
        <w:rPr>
          <w:lang w:val="sr-Cyrl-RS"/>
        </w:rPr>
        <w:t xml:space="preserve">За финалну </w:t>
      </w:r>
      <w:r w:rsidR="001E79C3" w:rsidRPr="00942891">
        <w:rPr>
          <w:lang w:val="sr-Cyrl-RS"/>
        </w:rPr>
        <w:t>обраду</w:t>
      </w:r>
      <w:r w:rsidRPr="00942891">
        <w:rPr>
          <w:lang w:val="sr-Cyrl-RS"/>
        </w:rPr>
        <w:t xml:space="preserve"> пројекта искори</w:t>
      </w:r>
      <w:r w:rsidR="00FF7300" w:rsidRPr="00942891">
        <w:rPr>
          <w:lang w:val="sr-Cyrl-RS"/>
        </w:rPr>
        <w:t xml:space="preserve">шћена је библиотека </w:t>
      </w:r>
      <w:r w:rsidR="00FF7300" w:rsidRPr="00942891">
        <w:rPr>
          <w:i/>
          <w:iCs/>
          <w:lang w:val="sr-Cyrl-RS"/>
        </w:rPr>
        <w:t>PyInstaller</w:t>
      </w:r>
      <w:r w:rsidR="00FF7300" w:rsidRPr="00942891">
        <w:rPr>
          <w:lang w:val="sr-Cyrl-RS"/>
        </w:rPr>
        <w:t xml:space="preserve">. Овај алат омогућава конверзију </w:t>
      </w:r>
      <w:r w:rsidR="00FF7300" w:rsidRPr="00942891">
        <w:rPr>
          <w:i/>
          <w:iCs/>
          <w:lang w:val="sr-Cyrl-RS"/>
        </w:rPr>
        <w:t xml:space="preserve">Python </w:t>
      </w:r>
      <w:r w:rsidR="005967AE" w:rsidRPr="00942891">
        <w:rPr>
          <w:lang w:val="sr-Cyrl-RS"/>
        </w:rPr>
        <w:t xml:space="preserve">датотека у самосталне извршне </w:t>
      </w:r>
      <w:r w:rsidR="00FD44C1" w:rsidRPr="00942891">
        <w:rPr>
          <w:lang w:val="sr-Cyrl-RS"/>
        </w:rPr>
        <w:t xml:space="preserve">датотеке које се могу покретати на </w:t>
      </w:r>
      <w:r w:rsidR="00FD44C1" w:rsidRPr="00942891">
        <w:rPr>
          <w:i/>
          <w:iCs/>
          <w:lang w:val="sr-Cyrl-RS"/>
        </w:rPr>
        <w:t xml:space="preserve">Windows </w:t>
      </w:r>
      <w:r w:rsidR="00FD44C1" w:rsidRPr="00942891">
        <w:rPr>
          <w:lang w:val="sr-Cyrl-RS"/>
        </w:rPr>
        <w:t xml:space="preserve">оперативним системима без потребе за инсталацијом </w:t>
      </w:r>
      <w:r w:rsidR="00FD44C1" w:rsidRPr="00942891">
        <w:rPr>
          <w:i/>
          <w:iCs/>
          <w:lang w:val="sr-Cyrl-RS"/>
        </w:rPr>
        <w:t xml:space="preserve">Python </w:t>
      </w:r>
      <w:r w:rsidR="00815DE5" w:rsidRPr="00942891">
        <w:rPr>
          <w:lang w:val="sr-Cyrl-RS"/>
        </w:rPr>
        <w:t xml:space="preserve">окружења. Конкретно, направљена је датотека </w:t>
      </w:r>
      <w:r w:rsidR="00815DE5" w:rsidRPr="00942891">
        <w:rPr>
          <w:i/>
          <w:iCs/>
          <w:lang w:val="sr-Cyrl-RS"/>
        </w:rPr>
        <w:t>PythonSimulator.exe</w:t>
      </w:r>
      <w:r w:rsidR="00815DE5" w:rsidRPr="00942891">
        <w:rPr>
          <w:lang w:val="sr-Cyrl-RS"/>
        </w:rPr>
        <w:t xml:space="preserve">, која </w:t>
      </w:r>
      <w:r w:rsidR="000B64E7" w:rsidRPr="00942891">
        <w:rPr>
          <w:lang w:val="sr-Cyrl-RS"/>
        </w:rPr>
        <w:t>покреће целокупан симулатор Енигма машине. Ова библиотека омогућава лакшу дистрибуцију и тестирање софтвера ван развојног окружења.</w:t>
      </w:r>
      <w:r w:rsidR="00D06034" w:rsidRPr="00942891">
        <w:rPr>
          <w:lang w:val="sr-Cyrl-RS"/>
        </w:rPr>
        <w:t xml:space="preserve"> Поред тога,</w:t>
      </w:r>
      <w:r w:rsidR="009C2390" w:rsidRPr="00942891">
        <w:rPr>
          <w:lang w:val="sr-Cyrl-RS"/>
        </w:rPr>
        <w:t xml:space="preserve"> коришћење</w:t>
      </w:r>
      <w:r w:rsidR="00D06034" w:rsidRPr="00942891">
        <w:rPr>
          <w:lang w:val="sr-Cyrl-RS"/>
        </w:rPr>
        <w:t xml:space="preserve"> </w:t>
      </w:r>
      <w:r w:rsidR="009C2390" w:rsidRPr="00942891">
        <w:rPr>
          <w:lang w:val="sr-Cyrl-RS"/>
        </w:rPr>
        <w:t xml:space="preserve">извршне датотеке представља природнији начин покретања апликација, прилагођен </w:t>
      </w:r>
      <w:r w:rsidR="001E6811" w:rsidRPr="00942891">
        <w:rPr>
          <w:lang w:val="sr-Cyrl-RS"/>
        </w:rPr>
        <w:t>свим корисницима</w:t>
      </w:r>
      <w:r w:rsidR="00B57714" w:rsidRPr="00942891">
        <w:rPr>
          <w:lang w:val="sr-Cyrl-RS"/>
        </w:rPr>
        <w:t>.</w:t>
      </w:r>
      <w:r w:rsidR="006B63BC">
        <w:rPr>
          <w:lang w:val="sr-Cyrl-RS"/>
        </w:rPr>
        <w:t xml:space="preserve"> </w:t>
      </w:r>
      <w:r w:rsidR="006B63BC" w:rsidRPr="00942891">
        <w:rPr>
          <w:lang w:val="sr-Cyrl-RS"/>
        </w:rPr>
        <w:t>[1</w:t>
      </w:r>
      <w:r w:rsidR="006B63BC">
        <w:rPr>
          <w:lang w:val="sr-Cyrl-RS"/>
        </w:rPr>
        <w:t>4</w:t>
      </w:r>
      <w:r w:rsidR="006B63BC" w:rsidRPr="00942891">
        <w:rPr>
          <w:lang w:val="sr-Cyrl-RS"/>
        </w:rPr>
        <w:t>]</w:t>
      </w:r>
    </w:p>
    <w:p w14:paraId="29921107" w14:textId="0E864746" w:rsidR="0032251C" w:rsidRPr="00942891" w:rsidRDefault="006E64ED" w:rsidP="0032251C">
      <w:pPr>
        <w:pStyle w:val="Osnovnitekst"/>
        <w:rPr>
          <w:lang w:val="sr-Cyrl-RS"/>
        </w:rPr>
      </w:pPr>
      <w:r w:rsidRPr="00942891">
        <w:rPr>
          <w:lang w:val="sr-Cyrl-RS"/>
        </w:rPr>
        <w:t>Одабир и примена ових алата и технологија у великој мери су олакшали развој симулатора Енигма машине</w:t>
      </w:r>
      <w:r w:rsidR="00472545" w:rsidRPr="00942891">
        <w:rPr>
          <w:lang w:val="sr-Cyrl-RS"/>
        </w:rPr>
        <w:t>.</w:t>
      </w:r>
      <w:r w:rsidRPr="00942891">
        <w:rPr>
          <w:lang w:val="sr-Cyrl-RS"/>
        </w:rPr>
        <w:t xml:space="preserve"> Сваки алат је изабран у складу са </w:t>
      </w:r>
      <w:r w:rsidR="006B63BC">
        <w:rPr>
          <w:lang w:val="sr-Cyrl-RS"/>
        </w:rPr>
        <w:t>различитим захтевима пројекта</w:t>
      </w:r>
      <w:r w:rsidRPr="00942891">
        <w:rPr>
          <w:lang w:val="sr-Cyrl-RS"/>
        </w:rPr>
        <w:t xml:space="preserve">, што је на крају допринело развоју функционалне </w:t>
      </w:r>
      <w:r w:rsidR="00BE26AA" w:rsidRPr="00942891">
        <w:rPr>
          <w:lang w:val="sr-Cyrl-RS"/>
        </w:rPr>
        <w:t xml:space="preserve">и прегледне апликације. </w:t>
      </w:r>
      <w:r w:rsidR="006B63BC">
        <w:rPr>
          <w:lang w:val="sr-Cyrl-RS"/>
        </w:rPr>
        <w:t>Такође, овакав избор технологија допринео је ефикасности процеса развоја и омогућио флексибилност за будућа унапређења.</w:t>
      </w:r>
    </w:p>
    <w:p w14:paraId="14D938AD" w14:textId="7D86EA72" w:rsidR="0032251C" w:rsidRPr="00942891" w:rsidRDefault="001B0666" w:rsidP="0032251C">
      <w:pPr>
        <w:pStyle w:val="Inivonaslova-Poglavlje"/>
        <w:rPr>
          <w:lang w:val="sr-Cyrl-RS"/>
        </w:rPr>
      </w:pPr>
      <w:r w:rsidRPr="00942891">
        <w:rPr>
          <w:lang w:val="sr-Cyrl-RS"/>
        </w:rPr>
        <w:lastRenderedPageBreak/>
        <w:t xml:space="preserve"> </w:t>
      </w:r>
      <w:bookmarkStart w:id="32" w:name="_Toc212025124"/>
      <w:r w:rsidRPr="00942891">
        <w:rPr>
          <w:lang w:val="sr-Cyrl-RS"/>
        </w:rPr>
        <w:t>Софтверска имплементација механизма Енигма машине</w:t>
      </w:r>
      <w:bookmarkEnd w:id="32"/>
    </w:p>
    <w:p w14:paraId="5360430C" w14:textId="67AB06ED" w:rsidR="00AF6A6E" w:rsidRPr="00942891" w:rsidRDefault="00AF6A6E" w:rsidP="00AF6A6E">
      <w:pPr>
        <w:pStyle w:val="Osnovnitekst"/>
        <w:rPr>
          <w:lang w:val="sr-Cyrl-RS"/>
        </w:rPr>
      </w:pPr>
      <w:r w:rsidRPr="00942891">
        <w:rPr>
          <w:lang w:val="sr-Cyrl-RS"/>
        </w:rPr>
        <w:t>Користећи алате</w:t>
      </w:r>
      <w:r w:rsidR="009F38C3" w:rsidRPr="00942891">
        <w:rPr>
          <w:lang w:val="sr-Cyrl-RS"/>
        </w:rPr>
        <w:t xml:space="preserve"> наведене</w:t>
      </w:r>
      <w:r w:rsidRPr="00942891">
        <w:rPr>
          <w:lang w:val="sr-Cyrl-RS"/>
        </w:rPr>
        <w:t xml:space="preserve"> у претходном поглављу, креиран је софтверски симулатор Енигма машине. Симулатор је подељен на две целине:</w:t>
      </w:r>
    </w:p>
    <w:p w14:paraId="2D68F9FA" w14:textId="7227B5EB" w:rsidR="00AF6A6E" w:rsidRPr="00942891" w:rsidRDefault="00AF6A6E" w:rsidP="00AF6A6E">
      <w:pPr>
        <w:pStyle w:val="Numerisanonabrajanje"/>
        <w:rPr>
          <w:lang w:val="sr-Cyrl-RS"/>
        </w:rPr>
      </w:pPr>
      <w:r w:rsidRPr="00942891">
        <w:rPr>
          <w:lang w:val="sr-Cyrl-RS"/>
        </w:rPr>
        <w:t>Имплементација механизма Енигма машине</w:t>
      </w:r>
    </w:p>
    <w:p w14:paraId="7835C4B9" w14:textId="0C8DD6F5" w:rsidR="00AF6A6E" w:rsidRPr="00942891" w:rsidRDefault="00AF6A6E" w:rsidP="00AF6A6E">
      <w:pPr>
        <w:pStyle w:val="Numerisanonabrajanje"/>
        <w:rPr>
          <w:lang w:val="sr-Cyrl-RS"/>
        </w:rPr>
      </w:pPr>
      <w:r w:rsidRPr="00942891">
        <w:rPr>
          <w:lang w:val="sr-Cyrl-RS"/>
        </w:rPr>
        <w:t>Конструкција графичког корисничког интерфејса</w:t>
      </w:r>
    </w:p>
    <w:p w14:paraId="0F7FD8F8" w14:textId="4049CECB" w:rsidR="00AF6A6E" w:rsidRPr="007563E8" w:rsidRDefault="00137F5C" w:rsidP="00AF6A6E">
      <w:pPr>
        <w:pStyle w:val="Osnovnitekst"/>
        <w:rPr>
          <w:lang w:val="sr-Cyrl-RS"/>
        </w:rPr>
      </w:pPr>
      <w:r w:rsidRPr="00942891">
        <w:rPr>
          <w:lang w:val="sr-Cyrl-RS"/>
        </w:rPr>
        <w:t xml:space="preserve">За лакше одржавање пројекта, структуриран је тако да се одвоје компоненте везане за логику механизма и за изглед симулатора. Најважнији директоријуми су </w:t>
      </w:r>
      <w:r w:rsidRPr="00942891">
        <w:rPr>
          <w:i/>
          <w:iCs/>
          <w:lang w:val="sr-Cyrl-RS"/>
        </w:rPr>
        <w:t xml:space="preserve">backend </w:t>
      </w:r>
      <w:r w:rsidRPr="00942891">
        <w:rPr>
          <w:lang w:val="sr-Cyrl-RS"/>
        </w:rPr>
        <w:t xml:space="preserve">и </w:t>
      </w:r>
      <w:r w:rsidRPr="00942891">
        <w:rPr>
          <w:i/>
          <w:iCs/>
          <w:lang w:val="sr-Cyrl-RS"/>
        </w:rPr>
        <w:t>front</w:t>
      </w:r>
      <w:r w:rsidRPr="00942891">
        <w:rPr>
          <w:lang w:val="sr-Cyrl-RS"/>
        </w:rPr>
        <w:t xml:space="preserve">. Садржај </w:t>
      </w:r>
      <w:r w:rsidRPr="00942891">
        <w:rPr>
          <w:i/>
          <w:iCs/>
          <w:lang w:val="sr-Cyrl-RS"/>
        </w:rPr>
        <w:t xml:space="preserve">backend </w:t>
      </w:r>
      <w:r w:rsidRPr="00942891">
        <w:rPr>
          <w:lang w:val="sr-Cyrl-RS"/>
        </w:rPr>
        <w:t>директоријум</w:t>
      </w:r>
      <w:r w:rsidR="00F149F7" w:rsidRPr="00942891">
        <w:rPr>
          <w:lang w:val="sr-Cyrl-RS"/>
        </w:rPr>
        <w:t>а</w:t>
      </w:r>
      <w:r w:rsidRPr="00942891">
        <w:rPr>
          <w:lang w:val="sr-Cyrl-RS"/>
        </w:rPr>
        <w:t xml:space="preserve"> ће детаљно бити описан у наставку поглавља</w:t>
      </w:r>
      <w:r w:rsidR="001E59C0" w:rsidRPr="00942891">
        <w:rPr>
          <w:lang w:val="sr-Cyrl-RS"/>
        </w:rPr>
        <w:t>.</w:t>
      </w:r>
      <w:r w:rsidR="007563E8">
        <w:rPr>
          <w:lang w:val="en-US"/>
        </w:rPr>
        <w:t xml:space="preserve"> </w:t>
      </w:r>
      <w:r w:rsidR="007563E8">
        <w:rPr>
          <w:lang w:val="sr-Cyrl-RS"/>
        </w:rPr>
        <w:t>На слици 5.1. дат је поједностављен класни дијаграм целог симулатора, рад</w:t>
      </w:r>
      <w:r w:rsidR="00E436B6">
        <w:rPr>
          <w:lang w:val="sr-Cyrl-RS"/>
        </w:rPr>
        <w:t>и</w:t>
      </w:r>
      <w:r w:rsidR="007563E8">
        <w:rPr>
          <w:lang w:val="sr-Cyrl-RS"/>
        </w:rPr>
        <w:t xml:space="preserve"> једноставнијег разумевања структуре пројекта.</w:t>
      </w:r>
    </w:p>
    <w:p w14:paraId="6D83ABC4" w14:textId="2327DA66" w:rsidR="00AF6A6E" w:rsidRPr="00942891" w:rsidRDefault="00137F5C" w:rsidP="00AF6A6E">
      <w:pPr>
        <w:pStyle w:val="Osnovnitekst"/>
        <w:rPr>
          <w:lang w:val="sr-Cyrl-RS"/>
        </w:rPr>
      </w:pPr>
      <w:r w:rsidRPr="00942891">
        <w:rPr>
          <w:lang w:val="sr-Cyrl-RS"/>
        </w:rPr>
        <w:t>Датотеке које ће бити обрађене су:</w:t>
      </w:r>
    </w:p>
    <w:p w14:paraId="49237B3D" w14:textId="390EE3DC" w:rsidR="00137F5C" w:rsidRPr="00942891" w:rsidRDefault="00137F5C" w:rsidP="00137F5C">
      <w:pPr>
        <w:pStyle w:val="Nabrajanje"/>
        <w:rPr>
          <w:i/>
          <w:iCs/>
          <w:lang w:val="sr-Cyrl-RS"/>
        </w:rPr>
      </w:pPr>
      <w:r w:rsidRPr="00942891">
        <w:rPr>
          <w:i/>
          <w:iCs/>
          <w:lang w:val="sr-Cyrl-RS"/>
        </w:rPr>
        <w:t>utils.py</w:t>
      </w:r>
    </w:p>
    <w:p w14:paraId="1E2E521D" w14:textId="27F3B6B0" w:rsidR="00137F5C" w:rsidRPr="00942891" w:rsidRDefault="00137F5C" w:rsidP="00215BE2">
      <w:pPr>
        <w:pStyle w:val="Nabrajanje"/>
        <w:rPr>
          <w:i/>
          <w:iCs/>
          <w:lang w:val="sr-Cyrl-RS"/>
        </w:rPr>
      </w:pPr>
      <w:r w:rsidRPr="00942891">
        <w:rPr>
          <w:i/>
          <w:iCs/>
          <w:lang w:val="sr-Cyrl-RS"/>
        </w:rPr>
        <w:t xml:space="preserve">rotor.py </w:t>
      </w:r>
      <w:r w:rsidR="00215BE2" w:rsidRPr="00942891">
        <w:rPr>
          <w:lang w:val="sr-Cyrl-RS"/>
        </w:rPr>
        <w:t xml:space="preserve">и </w:t>
      </w:r>
      <w:r w:rsidRPr="00942891">
        <w:rPr>
          <w:i/>
          <w:iCs/>
          <w:lang w:val="sr-Cyrl-RS"/>
        </w:rPr>
        <w:t>reflector.py</w:t>
      </w:r>
    </w:p>
    <w:p w14:paraId="3547606D" w14:textId="28C5160F" w:rsidR="00137F5C" w:rsidRPr="00942891" w:rsidRDefault="00137F5C" w:rsidP="00137F5C">
      <w:pPr>
        <w:pStyle w:val="Nabrajanje"/>
        <w:rPr>
          <w:i/>
          <w:iCs/>
          <w:lang w:val="sr-Cyrl-RS"/>
        </w:rPr>
      </w:pPr>
      <w:r w:rsidRPr="00942891">
        <w:rPr>
          <w:i/>
          <w:iCs/>
          <w:lang w:val="sr-Cyrl-RS"/>
        </w:rPr>
        <w:t>plugboard.py</w:t>
      </w:r>
    </w:p>
    <w:p w14:paraId="182447A4" w14:textId="395BC138" w:rsidR="00137F5C" w:rsidRDefault="00137F5C" w:rsidP="00137F5C">
      <w:pPr>
        <w:pStyle w:val="Nabrajanje"/>
        <w:rPr>
          <w:i/>
          <w:iCs/>
          <w:lang w:val="sr-Cyrl-RS"/>
        </w:rPr>
      </w:pPr>
      <w:r w:rsidRPr="00942891">
        <w:rPr>
          <w:i/>
          <w:iCs/>
          <w:lang w:val="sr-Cyrl-RS"/>
        </w:rPr>
        <w:t>enigma_machine.py</w:t>
      </w:r>
    </w:p>
    <w:p w14:paraId="06E549BB" w14:textId="77777777" w:rsidR="007563E8" w:rsidRPr="007563E8" w:rsidRDefault="007563E8" w:rsidP="007563E8">
      <w:pPr>
        <w:pStyle w:val="Osnovnitekst"/>
        <w:rPr>
          <w:lang w:val="sr-Cyrl-RS"/>
        </w:rPr>
      </w:pPr>
    </w:p>
    <w:p w14:paraId="174085DC" w14:textId="5D1A5A44" w:rsidR="00A16AFC" w:rsidRDefault="007563E8" w:rsidP="007563E8">
      <w:pPr>
        <w:pStyle w:val="SlikeTabele"/>
        <w:rPr>
          <w:lang w:val="sr-Cyrl-RS"/>
        </w:rPr>
      </w:pPr>
      <w:r>
        <w:rPr>
          <w:noProof/>
        </w:rPr>
        <w:drawing>
          <wp:inline distT="0" distB="0" distL="0" distR="0" wp14:anchorId="5705C23C" wp14:editId="511F3AFF">
            <wp:extent cx="5464628" cy="2802620"/>
            <wp:effectExtent l="0" t="0" r="0" b="0"/>
            <wp:docPr id="161949669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6694" name="Picture 1" descr="A diagram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5180" cy="2828546"/>
                    </a:xfrm>
                    <a:prstGeom prst="rect">
                      <a:avLst/>
                    </a:prstGeom>
                  </pic:spPr>
                </pic:pic>
              </a:graphicData>
            </a:graphic>
          </wp:inline>
        </w:drawing>
      </w:r>
    </w:p>
    <w:p w14:paraId="2A7768C5" w14:textId="7E287A28" w:rsidR="007563E8" w:rsidRPr="007563E8" w:rsidRDefault="007563E8" w:rsidP="007563E8">
      <w:pPr>
        <w:pStyle w:val="Oznakaslike"/>
        <w:rPr>
          <w:lang w:val="sr-Cyrl-RS"/>
        </w:rPr>
      </w:pPr>
      <w:bookmarkStart w:id="33" w:name="_Toc212025924"/>
      <w:r>
        <w:rPr>
          <w:lang w:val="sr-Cyrl-RS"/>
        </w:rPr>
        <w:t>Слика 5.1. Поједностављени класни дијаграм симулатора</w:t>
      </w:r>
      <w:bookmarkEnd w:id="33"/>
    </w:p>
    <w:p w14:paraId="53F9F940" w14:textId="7D3C734E" w:rsidR="00137F5C" w:rsidRPr="00942891" w:rsidRDefault="00137F5C" w:rsidP="00433EFD">
      <w:pPr>
        <w:pStyle w:val="IInivonaslova-Potpoglavlje"/>
        <w:rPr>
          <w:lang w:val="sr-Cyrl-RS"/>
        </w:rPr>
      </w:pPr>
      <w:bookmarkStart w:id="34" w:name="_Toc212025125"/>
      <w:r w:rsidRPr="00942891">
        <w:rPr>
          <w:lang w:val="sr-Cyrl-RS"/>
        </w:rPr>
        <w:lastRenderedPageBreak/>
        <w:t xml:space="preserve">Датотека </w:t>
      </w:r>
      <w:r w:rsidRPr="00942891">
        <w:rPr>
          <w:i/>
          <w:iCs w:val="0"/>
          <w:lang w:val="sr-Cyrl-RS"/>
        </w:rPr>
        <w:t>utils</w:t>
      </w:r>
      <w:r w:rsidR="00433EFD" w:rsidRPr="00942891">
        <w:rPr>
          <w:i/>
          <w:iCs w:val="0"/>
          <w:lang w:val="sr-Cyrl-RS"/>
        </w:rPr>
        <w:t>.py</w:t>
      </w:r>
      <w:bookmarkEnd w:id="34"/>
    </w:p>
    <w:p w14:paraId="551BAA16" w14:textId="3E5D6056" w:rsidR="006A643C" w:rsidRPr="00942891" w:rsidRDefault="00433EFD" w:rsidP="008F24EA">
      <w:pPr>
        <w:pStyle w:val="Osnovnitekst"/>
        <w:rPr>
          <w:lang w:val="sr-Cyrl-RS"/>
        </w:rPr>
      </w:pPr>
      <w:r w:rsidRPr="00942891">
        <w:rPr>
          <w:lang w:val="sr-Cyrl-RS"/>
        </w:rPr>
        <w:t xml:space="preserve">Датотека </w:t>
      </w:r>
      <w:r w:rsidRPr="00942891">
        <w:rPr>
          <w:i/>
          <w:iCs/>
          <w:lang w:val="sr-Cyrl-RS"/>
        </w:rPr>
        <w:t xml:space="preserve">utils.py </w:t>
      </w:r>
      <w:r w:rsidRPr="00942891">
        <w:rPr>
          <w:lang w:val="sr-Cyrl-RS"/>
        </w:rPr>
        <w:t xml:space="preserve">садржи помоћне функције и константе које се користе у осталим деловима пројекта. Служи за лакши рад и прегледнији код. Такође, помоћу ове датотеке, поштују се важне програмерске парадигме, као што је нпр. избегавање </w:t>
      </w:r>
      <w:r w:rsidR="000A5BE3" w:rsidRPr="00942891">
        <w:rPr>
          <w:lang w:val="sr-Cyrl-RS"/>
        </w:rPr>
        <w:t>„</w:t>
      </w:r>
      <w:r w:rsidRPr="00942891">
        <w:rPr>
          <w:lang w:val="sr-Cyrl-RS"/>
        </w:rPr>
        <w:t>магичних бројева</w:t>
      </w:r>
      <w:r w:rsidR="000A5BE3" w:rsidRPr="00942891">
        <w:rPr>
          <w:lang w:val="sr-Cyrl-RS"/>
        </w:rPr>
        <w:t>“</w:t>
      </w:r>
      <w:r w:rsidRPr="00942891">
        <w:rPr>
          <w:rStyle w:val="FootnoteReference"/>
          <w:lang w:val="sr-Cyrl-RS"/>
        </w:rPr>
        <w:footnoteReference w:id="5"/>
      </w:r>
      <w:r w:rsidRPr="00942891">
        <w:rPr>
          <w:lang w:val="sr-Cyrl-RS"/>
        </w:rPr>
        <w:t>.</w:t>
      </w:r>
    </w:p>
    <w:p w14:paraId="4DF5714C" w14:textId="6BEE7025" w:rsidR="000A5BE3" w:rsidRPr="00942891" w:rsidRDefault="000A5BE3" w:rsidP="008F24EA">
      <w:pPr>
        <w:pStyle w:val="Osnovnitekst"/>
        <w:rPr>
          <w:lang w:val="sr-Cyrl-RS"/>
        </w:rPr>
      </w:pPr>
      <w:r w:rsidRPr="00942891">
        <w:rPr>
          <w:lang w:val="sr-Cyrl-RS"/>
        </w:rPr>
        <w:t>Кључне компоненте датотеке су:</w:t>
      </w:r>
    </w:p>
    <w:p w14:paraId="6D025F05" w14:textId="0C31B33E" w:rsidR="000A5BE3" w:rsidRPr="00942891" w:rsidRDefault="000A5BE3" w:rsidP="000A5BE3">
      <w:pPr>
        <w:pStyle w:val="Nabrajanje"/>
        <w:rPr>
          <w:lang w:val="sr-Cyrl-RS"/>
        </w:rPr>
      </w:pPr>
      <w:r w:rsidRPr="00942891">
        <w:rPr>
          <w:lang w:val="sr-Cyrl-RS"/>
        </w:rPr>
        <w:t>Константе – дефинисане су важне фиксне вредности које се користе у логикама унутар других делова програма као што су: алфабет који се користи за шифровање</w:t>
      </w:r>
      <w:r w:rsidR="00A127AB" w:rsidRPr="00942891">
        <w:rPr>
          <w:lang w:val="sr-Cyrl-RS"/>
        </w:rPr>
        <w:t xml:space="preserve"> (</w:t>
      </w:r>
      <w:r w:rsidR="00A127AB" w:rsidRPr="00942891">
        <w:rPr>
          <w:i/>
          <w:iCs/>
          <w:lang w:val="sr-Cyrl-RS"/>
        </w:rPr>
        <w:t>ALPHABET</w:t>
      </w:r>
      <w:r w:rsidR="00A127AB" w:rsidRPr="00942891">
        <w:rPr>
          <w:lang w:val="sr-Cyrl-RS"/>
        </w:rPr>
        <w:t>)</w:t>
      </w:r>
      <w:r w:rsidRPr="00942891">
        <w:rPr>
          <w:lang w:val="sr-Cyrl-RS"/>
        </w:rPr>
        <w:t>, распоред слова на тастатури Енигма машине</w:t>
      </w:r>
      <w:r w:rsidR="00A127AB" w:rsidRPr="00942891">
        <w:rPr>
          <w:lang w:val="sr-Cyrl-RS"/>
        </w:rPr>
        <w:t xml:space="preserve"> (</w:t>
      </w:r>
      <w:r w:rsidR="00A127AB" w:rsidRPr="00942891">
        <w:rPr>
          <w:i/>
          <w:iCs/>
          <w:lang w:val="sr-Cyrl-RS"/>
        </w:rPr>
        <w:t>KEYBOARD_LAYOUT</w:t>
      </w:r>
      <w:r w:rsidR="00A127AB" w:rsidRPr="00942891">
        <w:rPr>
          <w:lang w:val="sr-Cyrl-RS"/>
        </w:rPr>
        <w:t>)</w:t>
      </w:r>
      <w:r w:rsidRPr="00942891">
        <w:rPr>
          <w:lang w:val="sr-Cyrl-RS"/>
        </w:rPr>
        <w:t>, конфигурације коришћених ротора и рефлектора, итд.</w:t>
      </w:r>
    </w:p>
    <w:p w14:paraId="4ACCEB25" w14:textId="39BEBECB" w:rsidR="00214184" w:rsidRPr="007563E8" w:rsidRDefault="000A5BE3" w:rsidP="007563E8">
      <w:pPr>
        <w:pStyle w:val="Nabrajanje"/>
        <w:rPr>
          <w:lang w:val="sr-Cyrl-RS"/>
        </w:rPr>
      </w:pPr>
      <w:r w:rsidRPr="00942891">
        <w:rPr>
          <w:lang w:val="sr-Cyrl-RS"/>
        </w:rPr>
        <w:t>Помоћне функције – помажу у конверзији слова у њихов редни број у абецеди и обрнуто</w:t>
      </w:r>
      <w:r w:rsidR="00A127AB" w:rsidRPr="00942891">
        <w:rPr>
          <w:lang w:val="sr-Cyrl-RS"/>
        </w:rPr>
        <w:t xml:space="preserve"> (</w:t>
      </w:r>
      <w:r w:rsidR="00A127AB" w:rsidRPr="00942891">
        <w:rPr>
          <w:i/>
          <w:iCs/>
          <w:lang w:val="sr-Cyrl-RS"/>
        </w:rPr>
        <w:t>itol, ltoi</w:t>
      </w:r>
      <w:r w:rsidR="00A127AB" w:rsidRPr="00942891">
        <w:rPr>
          <w:lang w:val="sr-Cyrl-RS"/>
        </w:rPr>
        <w:t>)</w:t>
      </w:r>
      <w:r w:rsidRPr="00942891">
        <w:rPr>
          <w:lang w:val="sr-Cyrl-RS"/>
        </w:rPr>
        <w:t xml:space="preserve">, као и у ограничавању дужине шифроване поруке. </w:t>
      </w:r>
    </w:p>
    <w:p w14:paraId="47B016AF" w14:textId="678E1BDF" w:rsidR="000A5BE3" w:rsidRPr="00942891" w:rsidRDefault="000336B1" w:rsidP="000A5BE3">
      <w:pPr>
        <w:pStyle w:val="IInivonaslova-Potpoglavlje"/>
        <w:rPr>
          <w:lang w:val="sr-Cyrl-RS"/>
        </w:rPr>
      </w:pPr>
      <w:bookmarkStart w:id="35" w:name="_Toc212025126"/>
      <w:r w:rsidRPr="00942891">
        <w:rPr>
          <w:lang w:val="sr-Cyrl-RS"/>
        </w:rPr>
        <w:t>Класе</w:t>
      </w:r>
      <w:r w:rsidR="000A5BE3" w:rsidRPr="00942891">
        <w:rPr>
          <w:lang w:val="sr-Cyrl-RS"/>
        </w:rPr>
        <w:t xml:space="preserve"> </w:t>
      </w:r>
      <w:r w:rsidRPr="00942891">
        <w:rPr>
          <w:i/>
          <w:iCs w:val="0"/>
          <w:lang w:val="sr-Cyrl-RS"/>
        </w:rPr>
        <w:t>R</w:t>
      </w:r>
      <w:r w:rsidR="000A5BE3" w:rsidRPr="00942891">
        <w:rPr>
          <w:i/>
          <w:iCs w:val="0"/>
          <w:lang w:val="sr-Cyrl-RS"/>
        </w:rPr>
        <w:t>otor</w:t>
      </w:r>
      <w:r w:rsidR="00215BE2" w:rsidRPr="00942891">
        <w:rPr>
          <w:i/>
          <w:iCs w:val="0"/>
          <w:lang w:val="sr-Cyrl-RS"/>
        </w:rPr>
        <w:t xml:space="preserve"> </w:t>
      </w:r>
      <w:r w:rsidR="00215BE2" w:rsidRPr="00942891">
        <w:rPr>
          <w:lang w:val="sr-Cyrl-RS"/>
        </w:rPr>
        <w:t xml:space="preserve">и </w:t>
      </w:r>
      <w:r w:rsidRPr="00942891">
        <w:rPr>
          <w:i/>
          <w:iCs w:val="0"/>
          <w:lang w:val="sr-Cyrl-RS"/>
        </w:rPr>
        <w:t>R</w:t>
      </w:r>
      <w:r w:rsidR="00215BE2" w:rsidRPr="00942891">
        <w:rPr>
          <w:i/>
          <w:iCs w:val="0"/>
          <w:lang w:val="sr-Cyrl-RS"/>
        </w:rPr>
        <w:t>eflector</w:t>
      </w:r>
      <w:bookmarkEnd w:id="35"/>
    </w:p>
    <w:p w14:paraId="73673B40" w14:textId="3FDB3C35" w:rsidR="000A5BE3" w:rsidRPr="00942891" w:rsidRDefault="00C915C0" w:rsidP="000A5BE3">
      <w:pPr>
        <w:pStyle w:val="Osnovnitekst"/>
        <w:rPr>
          <w:lang w:val="sr-Cyrl-RS"/>
        </w:rPr>
      </w:pPr>
      <w:r w:rsidRPr="00942891">
        <w:rPr>
          <w:lang w:val="sr-Cyrl-RS"/>
        </w:rPr>
        <w:t>Д</w:t>
      </w:r>
      <w:r w:rsidR="000A5BE3" w:rsidRPr="00942891">
        <w:rPr>
          <w:lang w:val="sr-Cyrl-RS"/>
        </w:rPr>
        <w:t>атотека</w:t>
      </w:r>
      <w:r w:rsidRPr="00942891">
        <w:rPr>
          <w:lang w:val="sr-Cyrl-RS"/>
        </w:rPr>
        <w:t xml:space="preserve"> </w:t>
      </w:r>
      <w:r w:rsidRPr="00942891">
        <w:rPr>
          <w:i/>
          <w:iCs/>
          <w:lang w:val="sr-Cyrl-RS"/>
        </w:rPr>
        <w:t>rotor.py</w:t>
      </w:r>
      <w:r w:rsidR="000A5BE3" w:rsidRPr="00942891">
        <w:rPr>
          <w:lang w:val="sr-Cyrl-RS"/>
        </w:rPr>
        <w:t xml:space="preserve"> дефинише класу </w:t>
      </w:r>
      <w:r w:rsidRPr="00942891">
        <w:rPr>
          <w:i/>
          <w:iCs/>
          <w:lang w:val="sr-Cyrl-RS"/>
        </w:rPr>
        <w:t xml:space="preserve">Rotor </w:t>
      </w:r>
      <w:r w:rsidR="000A5BE3" w:rsidRPr="00942891">
        <w:rPr>
          <w:lang w:val="sr-Cyrl-RS"/>
        </w:rPr>
        <w:t xml:space="preserve">која представља механички диск са унутрашњим </w:t>
      </w:r>
      <w:r w:rsidR="00A65702" w:rsidRPr="00942891">
        <w:rPr>
          <w:lang w:val="sr-Cyrl-RS"/>
        </w:rPr>
        <w:t>ожичењем</w:t>
      </w:r>
      <w:r w:rsidR="000A5BE3" w:rsidRPr="00942891">
        <w:rPr>
          <w:lang w:val="sr-Cyrl-RS"/>
        </w:rPr>
        <w:t xml:space="preserve"> од 26 слова или једноставно ротор. Инстанца класе се креира прослеђивањем ожичења (</w:t>
      </w:r>
      <w:r w:rsidR="002D25DE" w:rsidRPr="00942891">
        <w:rPr>
          <w:lang w:val="sr-Cyrl-RS"/>
        </w:rPr>
        <w:t>за мапирање отвореног текста</w:t>
      </w:r>
      <w:r w:rsidR="000A5BE3" w:rsidRPr="00942891">
        <w:rPr>
          <w:lang w:val="sr-Cyrl-RS"/>
        </w:rPr>
        <w:t>)</w:t>
      </w:r>
      <w:r w:rsidR="002D25DE" w:rsidRPr="00942891">
        <w:rPr>
          <w:lang w:val="sr-Cyrl-RS"/>
        </w:rPr>
        <w:t>, конфигурисаних зареза (</w:t>
      </w:r>
      <w:r w:rsidR="002D25DE" w:rsidRPr="00942891">
        <w:rPr>
          <w:i/>
          <w:iCs/>
          <w:lang w:val="sr-Cyrl-RS"/>
        </w:rPr>
        <w:t>notch</w:t>
      </w:r>
      <w:r w:rsidR="002D25DE" w:rsidRPr="00942891">
        <w:rPr>
          <w:lang w:val="sr-Cyrl-RS"/>
        </w:rPr>
        <w:t>), почетне позиције (подразумевано карактер „А“) и конфигурацију унутрашњег прстена (</w:t>
      </w:r>
      <w:r w:rsidR="002D25DE" w:rsidRPr="00942891">
        <w:rPr>
          <w:i/>
          <w:iCs/>
          <w:lang w:val="sr-Cyrl-RS"/>
        </w:rPr>
        <w:t>Ringstellung</w:t>
      </w:r>
      <w:r w:rsidR="002D25DE" w:rsidRPr="00942891">
        <w:rPr>
          <w:lang w:val="sr-Cyrl-RS"/>
        </w:rPr>
        <w:t>).</w:t>
      </w:r>
    </w:p>
    <w:p w14:paraId="3D264998" w14:textId="324A0516" w:rsidR="00E00670" w:rsidRPr="00942891" w:rsidRDefault="002D25DE" w:rsidP="00E00670">
      <w:pPr>
        <w:pStyle w:val="Osnovnitekst"/>
        <w:rPr>
          <w:lang w:val="sr-Cyrl-RS"/>
        </w:rPr>
      </w:pPr>
      <w:r w:rsidRPr="00942891">
        <w:rPr>
          <w:lang w:val="sr-Cyrl-RS"/>
        </w:rPr>
        <w:t>Класа</w:t>
      </w:r>
      <w:r w:rsidR="00215BE2" w:rsidRPr="00942891">
        <w:rPr>
          <w:lang w:val="sr-Cyrl-RS"/>
        </w:rPr>
        <w:t xml:space="preserve"> </w:t>
      </w:r>
      <w:r w:rsidR="00215BE2" w:rsidRPr="00942891">
        <w:rPr>
          <w:i/>
          <w:iCs/>
          <w:lang w:val="sr-Cyrl-RS"/>
        </w:rPr>
        <w:t>Rotor</w:t>
      </w:r>
      <w:r w:rsidRPr="00942891">
        <w:rPr>
          <w:lang w:val="sr-Cyrl-RS"/>
        </w:rPr>
        <w:t xml:space="preserve"> има неколико кључних метода које симулирају рад ротора. Постоје две тривијалне методе које иницирају кружно померање ротора унапред или уназад</w:t>
      </w:r>
      <w:r w:rsidR="00E00670" w:rsidRPr="00942891">
        <w:rPr>
          <w:lang w:val="sr-Cyrl-RS"/>
        </w:rPr>
        <w:t>(</w:t>
      </w:r>
      <w:r w:rsidR="00E00670" w:rsidRPr="00942891">
        <w:rPr>
          <w:i/>
          <w:iCs/>
          <w:lang w:val="sr-Cyrl-RS"/>
        </w:rPr>
        <w:t xml:space="preserve">step </w:t>
      </w:r>
      <w:r w:rsidR="00E00670" w:rsidRPr="00942891">
        <w:rPr>
          <w:lang w:val="sr-Cyrl-RS"/>
        </w:rPr>
        <w:t xml:space="preserve">и </w:t>
      </w:r>
      <w:r w:rsidR="00E00670" w:rsidRPr="00942891">
        <w:rPr>
          <w:i/>
          <w:iCs/>
          <w:lang w:val="sr-Cyrl-RS"/>
        </w:rPr>
        <w:t>undo_step</w:t>
      </w:r>
      <w:r w:rsidR="00E00670" w:rsidRPr="00942891">
        <w:rPr>
          <w:lang w:val="sr-Cyrl-RS"/>
        </w:rPr>
        <w:t>)</w:t>
      </w:r>
      <w:r w:rsidRPr="00942891">
        <w:rPr>
          <w:lang w:val="sr-Cyrl-RS"/>
        </w:rPr>
        <w:t>. Метода за враћање корака уназад имплементирана</w:t>
      </w:r>
      <w:r w:rsidR="00AF7C8E" w:rsidRPr="00942891">
        <w:rPr>
          <w:lang w:val="sr-Cyrl-RS"/>
        </w:rPr>
        <w:t xml:space="preserve"> је</w:t>
      </w:r>
      <w:r w:rsidRPr="00942891">
        <w:rPr>
          <w:lang w:val="sr-Cyrl-RS"/>
        </w:rPr>
        <w:t xml:space="preserve"> ради демонстрације рада напреднијих модела машина које нису имале </w:t>
      </w:r>
      <w:r w:rsidR="00572C8E" w:rsidRPr="00942891">
        <w:rPr>
          <w:lang w:val="sr-Cyrl-RS"/>
        </w:rPr>
        <w:t xml:space="preserve">класичан </w:t>
      </w:r>
      <w:r w:rsidRPr="00942891">
        <w:rPr>
          <w:lang w:val="sr-Cyrl-RS"/>
        </w:rPr>
        <w:t xml:space="preserve">механизам зареза и полуга, већ су користиле зупчанике. Имплементирана је метода </w:t>
      </w:r>
      <w:r w:rsidR="00E00670" w:rsidRPr="00942891">
        <w:rPr>
          <w:i/>
          <w:iCs/>
          <w:lang w:val="sr-Cyrl-RS"/>
        </w:rPr>
        <w:t>rotation_needed</w:t>
      </w:r>
      <w:r w:rsidRPr="00942891">
        <w:rPr>
          <w:lang w:val="sr-Cyrl-RS"/>
        </w:rPr>
        <w:t xml:space="preserve"> која проверава да ли је потребно ротирати и суседни леви ротор – уколико је тренутна позиција уједно и зарез.</w:t>
      </w:r>
    </w:p>
    <w:p w14:paraId="043AC400" w14:textId="79F1C60C" w:rsidR="00E00670" w:rsidRPr="00942891" w:rsidRDefault="00E00670" w:rsidP="00E00670">
      <w:pPr>
        <w:pStyle w:val="Osnovnitekst"/>
        <w:rPr>
          <w:lang w:val="sr-Cyrl-RS"/>
        </w:rPr>
      </w:pPr>
      <w:r w:rsidRPr="00942891">
        <w:rPr>
          <w:lang w:val="sr-Cyrl-RS"/>
        </w:rPr>
        <w:t xml:space="preserve">Роторско шифровање је имплементирано кроз две методе – једну за шифровање од тастатуре ка рефлектору, а другу за шифровање од рефлектора ка табли са лампицама. Метода </w:t>
      </w:r>
      <w:r w:rsidRPr="00942891">
        <w:rPr>
          <w:i/>
          <w:iCs/>
          <w:lang w:val="sr-Cyrl-RS"/>
        </w:rPr>
        <w:t xml:space="preserve">encode_f </w:t>
      </w:r>
      <w:r w:rsidRPr="00942891">
        <w:rPr>
          <w:lang w:val="sr-Cyrl-RS"/>
        </w:rPr>
        <w:t xml:space="preserve">је задужена за процес који иде ка рефлектору. </w:t>
      </w:r>
      <w:r w:rsidR="00383EAB" w:rsidRPr="00942891">
        <w:rPr>
          <w:lang w:val="sr-Cyrl-RS"/>
        </w:rPr>
        <w:t>Унети</w:t>
      </w:r>
      <w:r w:rsidRPr="00942891">
        <w:rPr>
          <w:lang w:val="sr-Cyrl-RS"/>
        </w:rPr>
        <w:t xml:space="preserve"> текст се прво помера на основу тренутне позиције и </w:t>
      </w:r>
      <w:r w:rsidRPr="00942891">
        <w:rPr>
          <w:i/>
          <w:iCs/>
          <w:lang w:val="sr-Cyrl-RS"/>
        </w:rPr>
        <w:t xml:space="preserve">Ringstellung </w:t>
      </w:r>
      <w:r w:rsidRPr="00942891">
        <w:rPr>
          <w:lang w:val="sr-Cyrl-RS"/>
        </w:rPr>
        <w:t xml:space="preserve">конфигурације, затим се мапира преко ожичења и враћа се вредност шифрованог карактера. Супротан </w:t>
      </w:r>
      <w:r w:rsidR="00D80E6C" w:rsidRPr="00942891">
        <w:rPr>
          <w:lang w:val="sr-Cyrl-RS"/>
        </w:rPr>
        <w:t>смер</w:t>
      </w:r>
      <w:r w:rsidRPr="00942891">
        <w:rPr>
          <w:lang w:val="sr-Cyrl-RS"/>
        </w:rPr>
        <w:t xml:space="preserve"> контролише </w:t>
      </w:r>
      <w:r w:rsidRPr="00942891">
        <w:rPr>
          <w:i/>
          <w:iCs/>
          <w:lang w:val="sr-Cyrl-RS"/>
        </w:rPr>
        <w:t xml:space="preserve">encode_b. </w:t>
      </w:r>
      <w:r w:rsidRPr="00942891">
        <w:rPr>
          <w:lang w:val="sr-Cyrl-RS"/>
        </w:rPr>
        <w:t xml:space="preserve">Кључно питање </w:t>
      </w:r>
      <w:r w:rsidR="00D02788" w:rsidRPr="00942891">
        <w:rPr>
          <w:lang w:val="sr-Cyrl-RS"/>
        </w:rPr>
        <w:t xml:space="preserve">у проласку кроз ротор у супротном </w:t>
      </w:r>
      <w:r w:rsidR="00D80E6C" w:rsidRPr="00942891">
        <w:rPr>
          <w:lang w:val="sr-Cyrl-RS"/>
        </w:rPr>
        <w:t>смеру</w:t>
      </w:r>
      <w:r w:rsidR="00D02788" w:rsidRPr="00942891">
        <w:rPr>
          <w:lang w:val="sr-Cyrl-RS"/>
        </w:rPr>
        <w:t xml:space="preserve"> јесте како се мапира </w:t>
      </w:r>
      <w:r w:rsidR="00D80E6C" w:rsidRPr="00942891">
        <w:rPr>
          <w:lang w:val="sr-Cyrl-RS"/>
        </w:rPr>
        <w:t>карактер. Ожичење наравно не сме бити исто, већ супротно. Нпр. ако се слово „А“ мапирало у „Е“, а „Е“ у „М“  унапред, у другом смеру „Е“ не би смело да се мапира у „М“ већ у „А“. Због тога је неопходно било направити и супротно ожичење које се користило за другу методу. Остатак процеса је исти као и за прву методу.</w:t>
      </w:r>
      <w:r w:rsidR="006451CF" w:rsidRPr="00942891">
        <w:rPr>
          <w:lang w:val="sr-Cyrl-RS"/>
        </w:rPr>
        <w:t xml:space="preserve"> Конструктор класе дат је у наставку, где се види и иницијализација инверзног ожичења.</w:t>
      </w:r>
    </w:p>
    <w:p w14:paraId="41D7F006"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b/>
          <w:bCs/>
          <w:lang w:val="sr-Cyrl-RS"/>
        </w:rPr>
        <w:t>def</w:t>
      </w:r>
      <w:r w:rsidRPr="00545A83">
        <w:rPr>
          <w:rFonts w:ascii="Courier New" w:hAnsi="Courier New" w:cs="Courier New"/>
          <w:lang w:val="sr-Cyrl-RS"/>
        </w:rPr>
        <w:t xml:space="preserve"> __init__</w:t>
      </w:r>
      <w:r w:rsidRPr="00545A83">
        <w:rPr>
          <w:rFonts w:ascii="Courier New" w:hAnsi="Courier New" w:cs="Courier New"/>
          <w:b/>
          <w:bCs/>
          <w:lang w:val="sr-Cyrl-RS"/>
        </w:rPr>
        <w:t>(</w:t>
      </w:r>
      <w:r w:rsidRPr="00545A83">
        <w:rPr>
          <w:rFonts w:ascii="Courier New" w:hAnsi="Courier New" w:cs="Courier New"/>
          <w:lang w:val="sr-Cyrl-RS"/>
        </w:rPr>
        <w:t>self</w:t>
      </w:r>
      <w:r w:rsidRPr="00545A83">
        <w:rPr>
          <w:rFonts w:ascii="Courier New" w:hAnsi="Courier New" w:cs="Courier New"/>
          <w:b/>
          <w:bCs/>
          <w:lang w:val="sr-Cyrl-RS"/>
        </w:rPr>
        <w:t>,</w:t>
      </w:r>
      <w:r w:rsidRPr="00545A83">
        <w:rPr>
          <w:rFonts w:ascii="Courier New" w:hAnsi="Courier New" w:cs="Courier New"/>
          <w:lang w:val="sr-Cyrl-RS"/>
        </w:rPr>
        <w:t xml:space="preserve"> wiring</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str,</w:t>
      </w:r>
      <w:r w:rsidRPr="00545A83">
        <w:rPr>
          <w:rFonts w:ascii="Courier New" w:hAnsi="Courier New" w:cs="Courier New"/>
          <w:lang w:val="sr-Cyrl-RS"/>
        </w:rPr>
        <w:t xml:space="preserve"> notch</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str,</w:t>
      </w:r>
      <w:r w:rsidRPr="00545A83">
        <w:rPr>
          <w:rFonts w:ascii="Courier New" w:hAnsi="Courier New" w:cs="Courier New"/>
          <w:lang w:val="sr-Cyrl-RS"/>
        </w:rPr>
        <w:t xml:space="preserve"> position</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str</w:t>
      </w:r>
      <w:r w:rsidRPr="00545A83">
        <w:rPr>
          <w:rFonts w:ascii="Courier New" w:hAnsi="Courier New" w:cs="Courier New"/>
          <w:lang w:val="sr-Cyrl-RS"/>
        </w:rPr>
        <w:t xml:space="preserve"> </w:t>
      </w:r>
      <w:r w:rsidRPr="00545A83">
        <w:rPr>
          <w:rFonts w:ascii="Courier New" w:hAnsi="Courier New" w:cs="Courier New"/>
          <w:b/>
          <w:bCs/>
          <w:lang w:val="sr-Cyrl-RS"/>
        </w:rPr>
        <w:t>=</w:t>
      </w:r>
      <w:r w:rsidRPr="00545A83">
        <w:rPr>
          <w:rFonts w:ascii="Courier New" w:hAnsi="Courier New" w:cs="Courier New"/>
          <w:lang w:val="sr-Cyrl-RS"/>
        </w:rPr>
        <w:t xml:space="preserve"> 'A'</w:t>
      </w:r>
      <w:r w:rsidRPr="00545A83">
        <w:rPr>
          <w:rFonts w:ascii="Courier New" w:hAnsi="Courier New" w:cs="Courier New"/>
          <w:b/>
          <w:bCs/>
          <w:lang w:val="sr-Cyrl-RS"/>
        </w:rPr>
        <w:t>,</w:t>
      </w:r>
      <w:r w:rsidRPr="00545A83">
        <w:rPr>
          <w:rFonts w:ascii="Courier New" w:hAnsi="Courier New" w:cs="Courier New"/>
          <w:lang w:val="sr-Cyrl-RS"/>
        </w:rPr>
        <w:t xml:space="preserve"> ring_setting</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int</w:t>
      </w:r>
      <w:r w:rsidRPr="00545A83">
        <w:rPr>
          <w:rFonts w:ascii="Courier New" w:hAnsi="Courier New" w:cs="Courier New"/>
          <w:lang w:val="sr-Cyrl-RS"/>
        </w:rPr>
        <w:t xml:space="preserve"> </w:t>
      </w:r>
      <w:r w:rsidRPr="00545A83">
        <w:rPr>
          <w:rFonts w:ascii="Courier New" w:hAnsi="Courier New" w:cs="Courier New"/>
          <w:b/>
          <w:bCs/>
          <w:lang w:val="sr-Cyrl-RS"/>
        </w:rPr>
        <w:t>=</w:t>
      </w:r>
      <w:r w:rsidRPr="00545A83">
        <w:rPr>
          <w:rFonts w:ascii="Courier New" w:hAnsi="Courier New" w:cs="Courier New"/>
          <w:lang w:val="sr-Cyrl-RS"/>
        </w:rPr>
        <w:t xml:space="preserve"> 0</w:t>
      </w:r>
      <w:r w:rsidRPr="00545A83">
        <w:rPr>
          <w:rFonts w:ascii="Courier New" w:hAnsi="Courier New" w:cs="Courier New"/>
          <w:b/>
          <w:bCs/>
          <w:lang w:val="sr-Cyrl-RS"/>
        </w:rPr>
        <w:t>):</w:t>
      </w:r>
    </w:p>
    <w:p w14:paraId="141FE934"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lang w:val="sr-Cyrl-RS"/>
        </w:rPr>
        <w:t xml:space="preserve">        self</w:t>
      </w:r>
      <w:r w:rsidRPr="00545A83">
        <w:rPr>
          <w:rFonts w:ascii="Courier New" w:hAnsi="Courier New" w:cs="Courier New"/>
          <w:b/>
          <w:bCs/>
          <w:lang w:val="sr-Cyrl-RS"/>
        </w:rPr>
        <w:t>.</w:t>
      </w:r>
      <w:r w:rsidRPr="00545A83">
        <w:rPr>
          <w:rFonts w:ascii="Courier New" w:hAnsi="Courier New" w:cs="Courier New"/>
          <w:lang w:val="sr-Cyrl-RS"/>
        </w:rPr>
        <w:t xml:space="preserve">wiring </w:t>
      </w:r>
      <w:r w:rsidRPr="00545A83">
        <w:rPr>
          <w:rFonts w:ascii="Courier New" w:hAnsi="Courier New" w:cs="Courier New"/>
          <w:b/>
          <w:bCs/>
          <w:lang w:val="sr-Cyrl-RS"/>
        </w:rPr>
        <w:t>=</w:t>
      </w:r>
      <w:r w:rsidRPr="00545A83">
        <w:rPr>
          <w:rFonts w:ascii="Courier New" w:hAnsi="Courier New" w:cs="Courier New"/>
          <w:lang w:val="sr-Cyrl-RS"/>
        </w:rPr>
        <w:t xml:space="preserve"> wiring</w:t>
      </w:r>
    </w:p>
    <w:p w14:paraId="27422D42"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lang w:val="sr-Cyrl-RS"/>
        </w:rPr>
        <w:t xml:space="preserve">        self</w:t>
      </w:r>
      <w:r w:rsidRPr="00545A83">
        <w:rPr>
          <w:rFonts w:ascii="Courier New" w:hAnsi="Courier New" w:cs="Courier New"/>
          <w:b/>
          <w:bCs/>
          <w:lang w:val="sr-Cyrl-RS"/>
        </w:rPr>
        <w:t>.</w:t>
      </w:r>
      <w:r w:rsidRPr="00545A83">
        <w:rPr>
          <w:rFonts w:ascii="Courier New" w:hAnsi="Courier New" w:cs="Courier New"/>
          <w:lang w:val="sr-Cyrl-RS"/>
        </w:rPr>
        <w:t xml:space="preserve">notch </w:t>
      </w:r>
      <w:r w:rsidRPr="00545A83">
        <w:rPr>
          <w:rFonts w:ascii="Courier New" w:hAnsi="Courier New" w:cs="Courier New"/>
          <w:b/>
          <w:bCs/>
          <w:lang w:val="sr-Cyrl-RS"/>
        </w:rPr>
        <w:t>=</w:t>
      </w:r>
      <w:r w:rsidRPr="00545A83">
        <w:rPr>
          <w:rFonts w:ascii="Courier New" w:hAnsi="Courier New" w:cs="Courier New"/>
          <w:lang w:val="sr-Cyrl-RS"/>
        </w:rPr>
        <w:t xml:space="preserve"> notch</w:t>
      </w:r>
    </w:p>
    <w:p w14:paraId="30CF0DC0"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lang w:val="sr-Cyrl-RS"/>
        </w:rPr>
        <w:t xml:space="preserve">        self</w:t>
      </w:r>
      <w:r w:rsidRPr="00545A83">
        <w:rPr>
          <w:rFonts w:ascii="Courier New" w:hAnsi="Courier New" w:cs="Courier New"/>
          <w:b/>
          <w:bCs/>
          <w:lang w:val="sr-Cyrl-RS"/>
        </w:rPr>
        <w:t>.</w:t>
      </w:r>
      <w:r w:rsidRPr="00545A83">
        <w:rPr>
          <w:rFonts w:ascii="Courier New" w:hAnsi="Courier New" w:cs="Courier New"/>
          <w:lang w:val="sr-Cyrl-RS"/>
        </w:rPr>
        <w:t xml:space="preserve">position </w:t>
      </w:r>
      <w:r w:rsidRPr="00545A83">
        <w:rPr>
          <w:rFonts w:ascii="Courier New" w:hAnsi="Courier New" w:cs="Courier New"/>
          <w:b/>
          <w:bCs/>
          <w:lang w:val="sr-Cyrl-RS"/>
        </w:rPr>
        <w:t>=</w:t>
      </w:r>
      <w:r w:rsidRPr="00545A83">
        <w:rPr>
          <w:rFonts w:ascii="Courier New" w:hAnsi="Courier New" w:cs="Courier New"/>
          <w:lang w:val="sr-Cyrl-RS"/>
        </w:rPr>
        <w:t xml:space="preserve"> ltoi</w:t>
      </w:r>
      <w:r w:rsidRPr="00545A83">
        <w:rPr>
          <w:rFonts w:ascii="Courier New" w:hAnsi="Courier New" w:cs="Courier New"/>
          <w:b/>
          <w:bCs/>
          <w:lang w:val="sr-Cyrl-RS"/>
        </w:rPr>
        <w:t>(</w:t>
      </w:r>
      <w:r w:rsidRPr="00545A83">
        <w:rPr>
          <w:rFonts w:ascii="Courier New" w:hAnsi="Courier New" w:cs="Courier New"/>
          <w:lang w:val="sr-Cyrl-RS"/>
        </w:rPr>
        <w:t>position</w:t>
      </w:r>
      <w:r w:rsidRPr="00545A83">
        <w:rPr>
          <w:rFonts w:ascii="Courier New" w:hAnsi="Courier New" w:cs="Courier New"/>
          <w:b/>
          <w:bCs/>
          <w:lang w:val="sr-Cyrl-RS"/>
        </w:rPr>
        <w:t>)</w:t>
      </w:r>
    </w:p>
    <w:p w14:paraId="124F5140"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lang w:val="sr-Cyrl-RS"/>
        </w:rPr>
        <w:lastRenderedPageBreak/>
        <w:t xml:space="preserve">        self</w:t>
      </w:r>
      <w:r w:rsidRPr="00545A83">
        <w:rPr>
          <w:rFonts w:ascii="Courier New" w:hAnsi="Courier New" w:cs="Courier New"/>
          <w:b/>
          <w:bCs/>
          <w:lang w:val="sr-Cyrl-RS"/>
        </w:rPr>
        <w:t>.</w:t>
      </w:r>
      <w:r w:rsidRPr="00545A83">
        <w:rPr>
          <w:rFonts w:ascii="Courier New" w:hAnsi="Courier New" w:cs="Courier New"/>
          <w:lang w:val="sr-Cyrl-RS"/>
        </w:rPr>
        <w:t xml:space="preserve">ring_setting </w:t>
      </w:r>
      <w:r w:rsidRPr="00545A83">
        <w:rPr>
          <w:rFonts w:ascii="Courier New" w:hAnsi="Courier New" w:cs="Courier New"/>
          <w:b/>
          <w:bCs/>
          <w:lang w:val="sr-Cyrl-RS"/>
        </w:rPr>
        <w:t>=</w:t>
      </w:r>
      <w:r w:rsidRPr="00545A83">
        <w:rPr>
          <w:rFonts w:ascii="Courier New" w:hAnsi="Courier New" w:cs="Courier New"/>
          <w:lang w:val="sr-Cyrl-RS"/>
        </w:rPr>
        <w:t xml:space="preserve"> ring_setting </w:t>
      </w:r>
      <w:r w:rsidRPr="00545A83">
        <w:rPr>
          <w:rFonts w:ascii="Courier New" w:hAnsi="Courier New" w:cs="Courier New"/>
          <w:b/>
          <w:bCs/>
          <w:lang w:val="sr-Cyrl-RS"/>
        </w:rPr>
        <w:t>%</w:t>
      </w:r>
      <w:r w:rsidRPr="00545A83">
        <w:rPr>
          <w:rFonts w:ascii="Courier New" w:hAnsi="Courier New" w:cs="Courier New"/>
          <w:lang w:val="sr-Cyrl-RS"/>
        </w:rPr>
        <w:t xml:space="preserve"> ALPHABET_NUM</w:t>
      </w:r>
    </w:p>
    <w:p w14:paraId="07ECB734" w14:textId="77777777" w:rsidR="006451CF" w:rsidRPr="00545A83" w:rsidRDefault="006451CF" w:rsidP="006451CF">
      <w:pPr>
        <w:pStyle w:val="Osnovnitekst"/>
        <w:rPr>
          <w:rFonts w:ascii="Courier New" w:hAnsi="Courier New" w:cs="Courier New"/>
          <w:lang w:val="sr-Cyrl-RS"/>
        </w:rPr>
      </w:pPr>
    </w:p>
    <w:p w14:paraId="1F3D0D26"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lang w:val="sr-Cyrl-RS"/>
        </w:rPr>
        <w:t xml:space="preserve">        self</w:t>
      </w:r>
      <w:r w:rsidRPr="00545A83">
        <w:rPr>
          <w:rFonts w:ascii="Courier New" w:hAnsi="Courier New" w:cs="Courier New"/>
          <w:b/>
          <w:bCs/>
          <w:lang w:val="sr-Cyrl-RS"/>
        </w:rPr>
        <w:t>.</w:t>
      </w:r>
      <w:r w:rsidRPr="00545A83">
        <w:rPr>
          <w:rFonts w:ascii="Courier New" w:hAnsi="Courier New" w:cs="Courier New"/>
          <w:lang w:val="sr-Cyrl-RS"/>
        </w:rPr>
        <w:t xml:space="preserve">inverse </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w:t>
      </w:r>
      <w:r w:rsidRPr="00545A83">
        <w:rPr>
          <w:rFonts w:ascii="Courier New" w:hAnsi="Courier New" w:cs="Courier New"/>
          <w:lang w:val="sr-Cyrl-RS"/>
        </w:rPr>
        <w:t>''</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w:t>
      </w:r>
      <w:r w:rsidRPr="00545A83">
        <w:rPr>
          <w:rFonts w:ascii="Courier New" w:hAnsi="Courier New" w:cs="Courier New"/>
          <w:lang w:val="sr-Cyrl-RS"/>
        </w:rPr>
        <w:t xml:space="preserve"> ALPHABET_NUM</w:t>
      </w:r>
    </w:p>
    <w:p w14:paraId="042E3AAF"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lang w:val="sr-Cyrl-RS"/>
        </w:rPr>
        <w:t xml:space="preserve">        </w:t>
      </w:r>
      <w:r w:rsidRPr="00545A83">
        <w:rPr>
          <w:rFonts w:ascii="Courier New" w:hAnsi="Courier New" w:cs="Courier New"/>
          <w:b/>
          <w:bCs/>
          <w:lang w:val="sr-Cyrl-RS"/>
        </w:rPr>
        <w:t>for</w:t>
      </w:r>
      <w:r w:rsidRPr="00545A83">
        <w:rPr>
          <w:rFonts w:ascii="Courier New" w:hAnsi="Courier New" w:cs="Courier New"/>
          <w:lang w:val="sr-Cyrl-RS"/>
        </w:rPr>
        <w:t xml:space="preserve"> i</w:t>
      </w:r>
      <w:r w:rsidRPr="00545A83">
        <w:rPr>
          <w:rFonts w:ascii="Courier New" w:hAnsi="Courier New" w:cs="Courier New"/>
          <w:b/>
          <w:bCs/>
          <w:lang w:val="sr-Cyrl-RS"/>
        </w:rPr>
        <w:t>,</w:t>
      </w:r>
      <w:r w:rsidRPr="00545A83">
        <w:rPr>
          <w:rFonts w:ascii="Courier New" w:hAnsi="Courier New" w:cs="Courier New"/>
          <w:lang w:val="sr-Cyrl-RS"/>
        </w:rPr>
        <w:t xml:space="preserve"> c </w:t>
      </w:r>
      <w:r w:rsidRPr="00545A83">
        <w:rPr>
          <w:rFonts w:ascii="Courier New" w:hAnsi="Courier New" w:cs="Courier New"/>
          <w:b/>
          <w:bCs/>
          <w:lang w:val="sr-Cyrl-RS"/>
        </w:rPr>
        <w:t>in</w:t>
      </w:r>
      <w:r w:rsidRPr="00545A83">
        <w:rPr>
          <w:rFonts w:ascii="Courier New" w:hAnsi="Courier New" w:cs="Courier New"/>
          <w:lang w:val="sr-Cyrl-RS"/>
        </w:rPr>
        <w:t xml:space="preserve"> </w:t>
      </w:r>
      <w:r w:rsidRPr="00545A83">
        <w:rPr>
          <w:rFonts w:ascii="Courier New" w:hAnsi="Courier New" w:cs="Courier New"/>
          <w:b/>
          <w:bCs/>
          <w:lang w:val="sr-Cyrl-RS"/>
        </w:rPr>
        <w:t>enumerate(</w:t>
      </w:r>
      <w:r w:rsidRPr="00545A83">
        <w:rPr>
          <w:rFonts w:ascii="Courier New" w:hAnsi="Courier New" w:cs="Courier New"/>
          <w:lang w:val="sr-Cyrl-RS"/>
        </w:rPr>
        <w:t>wiring</w:t>
      </w:r>
      <w:r w:rsidRPr="00545A83">
        <w:rPr>
          <w:rFonts w:ascii="Courier New" w:hAnsi="Courier New" w:cs="Courier New"/>
          <w:b/>
          <w:bCs/>
          <w:lang w:val="sr-Cyrl-RS"/>
        </w:rPr>
        <w:t>):</w:t>
      </w:r>
    </w:p>
    <w:p w14:paraId="7C8DF0CF" w14:textId="77777777" w:rsidR="006451CF" w:rsidRPr="00545A83" w:rsidRDefault="006451CF" w:rsidP="006451CF">
      <w:pPr>
        <w:pStyle w:val="Osnovnitekst"/>
        <w:rPr>
          <w:rFonts w:ascii="Courier New" w:hAnsi="Courier New" w:cs="Courier New"/>
          <w:lang w:val="sr-Cyrl-RS"/>
        </w:rPr>
      </w:pPr>
      <w:r w:rsidRPr="00545A83">
        <w:rPr>
          <w:rFonts w:ascii="Courier New" w:hAnsi="Courier New" w:cs="Courier New"/>
          <w:lang w:val="sr-Cyrl-RS"/>
        </w:rPr>
        <w:t xml:space="preserve">            self</w:t>
      </w:r>
      <w:r w:rsidRPr="00545A83">
        <w:rPr>
          <w:rFonts w:ascii="Courier New" w:hAnsi="Courier New" w:cs="Courier New"/>
          <w:b/>
          <w:bCs/>
          <w:lang w:val="sr-Cyrl-RS"/>
        </w:rPr>
        <w:t>.</w:t>
      </w:r>
      <w:r w:rsidRPr="00545A83">
        <w:rPr>
          <w:rFonts w:ascii="Courier New" w:hAnsi="Courier New" w:cs="Courier New"/>
          <w:lang w:val="sr-Cyrl-RS"/>
        </w:rPr>
        <w:t>inverse</w:t>
      </w:r>
      <w:r w:rsidRPr="00545A83">
        <w:rPr>
          <w:rFonts w:ascii="Courier New" w:hAnsi="Courier New" w:cs="Courier New"/>
          <w:b/>
          <w:bCs/>
          <w:lang w:val="sr-Cyrl-RS"/>
        </w:rPr>
        <w:t>[ord(</w:t>
      </w:r>
      <w:r w:rsidRPr="00545A83">
        <w:rPr>
          <w:rFonts w:ascii="Courier New" w:hAnsi="Courier New" w:cs="Courier New"/>
          <w:lang w:val="sr-Cyrl-RS"/>
        </w:rPr>
        <w:t>c</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w:t>
      </w:r>
      <w:r w:rsidRPr="00545A83">
        <w:rPr>
          <w:rFonts w:ascii="Courier New" w:hAnsi="Courier New" w:cs="Courier New"/>
          <w:lang w:val="sr-Cyrl-RS"/>
        </w:rPr>
        <w:t xml:space="preserve"> ORD_A</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chr(</w:t>
      </w:r>
      <w:r w:rsidRPr="00545A83">
        <w:rPr>
          <w:rFonts w:ascii="Courier New" w:hAnsi="Courier New" w:cs="Courier New"/>
          <w:lang w:val="sr-Cyrl-RS"/>
        </w:rPr>
        <w:t xml:space="preserve">i </w:t>
      </w:r>
      <w:r w:rsidRPr="00545A83">
        <w:rPr>
          <w:rFonts w:ascii="Courier New" w:hAnsi="Courier New" w:cs="Courier New"/>
          <w:b/>
          <w:bCs/>
          <w:lang w:val="sr-Cyrl-RS"/>
        </w:rPr>
        <w:t>+</w:t>
      </w:r>
      <w:r w:rsidRPr="00545A83">
        <w:rPr>
          <w:rFonts w:ascii="Courier New" w:hAnsi="Courier New" w:cs="Courier New"/>
          <w:lang w:val="sr-Cyrl-RS"/>
        </w:rPr>
        <w:t xml:space="preserve"> ORD_A</w:t>
      </w:r>
      <w:r w:rsidRPr="00545A83">
        <w:rPr>
          <w:rFonts w:ascii="Courier New" w:hAnsi="Courier New" w:cs="Courier New"/>
          <w:b/>
          <w:bCs/>
          <w:lang w:val="sr-Cyrl-RS"/>
        </w:rPr>
        <w:t>)</w:t>
      </w:r>
    </w:p>
    <w:p w14:paraId="73419C18" w14:textId="16820EA3" w:rsidR="009D36FA" w:rsidRDefault="006451CF" w:rsidP="00664100">
      <w:pPr>
        <w:pStyle w:val="Osnovnitekst"/>
        <w:keepNext/>
        <w:rPr>
          <w:rFonts w:ascii="Courier New" w:hAnsi="Courier New" w:cs="Courier New"/>
          <w:b/>
          <w:bCs/>
          <w:lang w:val="sr-Cyrl-RS"/>
        </w:rPr>
      </w:pPr>
      <w:r w:rsidRPr="00545A83">
        <w:rPr>
          <w:rFonts w:ascii="Courier New" w:hAnsi="Courier New" w:cs="Courier New"/>
          <w:lang w:val="sr-Cyrl-RS"/>
        </w:rPr>
        <w:t xml:space="preserve">        self</w:t>
      </w:r>
      <w:r w:rsidRPr="00545A83">
        <w:rPr>
          <w:rFonts w:ascii="Courier New" w:hAnsi="Courier New" w:cs="Courier New"/>
          <w:b/>
          <w:bCs/>
          <w:lang w:val="sr-Cyrl-RS"/>
        </w:rPr>
        <w:t>.</w:t>
      </w:r>
      <w:r w:rsidRPr="00545A83">
        <w:rPr>
          <w:rFonts w:ascii="Courier New" w:hAnsi="Courier New" w:cs="Courier New"/>
          <w:lang w:val="sr-Cyrl-RS"/>
        </w:rPr>
        <w:t xml:space="preserve">inverse </w:t>
      </w:r>
      <w:r w:rsidRPr="00545A83">
        <w:rPr>
          <w:rFonts w:ascii="Courier New" w:hAnsi="Courier New" w:cs="Courier New"/>
          <w:b/>
          <w:bCs/>
          <w:lang w:val="sr-Cyrl-RS"/>
        </w:rPr>
        <w:t>=</w:t>
      </w:r>
      <w:r w:rsidRPr="00545A83">
        <w:rPr>
          <w:rFonts w:ascii="Courier New" w:hAnsi="Courier New" w:cs="Courier New"/>
          <w:lang w:val="sr-Cyrl-RS"/>
        </w:rPr>
        <w:t xml:space="preserve"> ''</w:t>
      </w:r>
      <w:r w:rsidRPr="00545A83">
        <w:rPr>
          <w:rFonts w:ascii="Courier New" w:hAnsi="Courier New" w:cs="Courier New"/>
          <w:b/>
          <w:bCs/>
          <w:lang w:val="sr-Cyrl-RS"/>
        </w:rPr>
        <w:t>.</w:t>
      </w:r>
      <w:r w:rsidRPr="00545A83">
        <w:rPr>
          <w:rFonts w:ascii="Courier New" w:hAnsi="Courier New" w:cs="Courier New"/>
          <w:lang w:val="sr-Cyrl-RS"/>
        </w:rPr>
        <w:t>join</w:t>
      </w:r>
      <w:r w:rsidRPr="00545A83">
        <w:rPr>
          <w:rFonts w:ascii="Courier New" w:hAnsi="Courier New" w:cs="Courier New"/>
          <w:b/>
          <w:bCs/>
          <w:lang w:val="sr-Cyrl-RS"/>
        </w:rPr>
        <w:t>(</w:t>
      </w:r>
      <w:r w:rsidRPr="00545A83">
        <w:rPr>
          <w:rFonts w:ascii="Courier New" w:hAnsi="Courier New" w:cs="Courier New"/>
          <w:lang w:val="sr-Cyrl-RS"/>
        </w:rPr>
        <w:t>self</w:t>
      </w:r>
      <w:r w:rsidRPr="00545A83">
        <w:rPr>
          <w:rFonts w:ascii="Courier New" w:hAnsi="Courier New" w:cs="Courier New"/>
          <w:b/>
          <w:bCs/>
          <w:lang w:val="sr-Cyrl-RS"/>
        </w:rPr>
        <w:t>.</w:t>
      </w:r>
      <w:r w:rsidRPr="00545A83">
        <w:rPr>
          <w:rFonts w:ascii="Courier New" w:hAnsi="Courier New" w:cs="Courier New"/>
          <w:lang w:val="sr-Cyrl-RS"/>
        </w:rPr>
        <w:t>inverse</w:t>
      </w:r>
      <w:r w:rsidRPr="00545A83">
        <w:rPr>
          <w:rFonts w:ascii="Courier New" w:hAnsi="Courier New" w:cs="Courier New"/>
          <w:b/>
          <w:bCs/>
          <w:lang w:val="sr-Cyrl-RS"/>
        </w:rPr>
        <w:t>)</w:t>
      </w:r>
    </w:p>
    <w:p w14:paraId="1DBC3364" w14:textId="5A011D13" w:rsidR="00664100" w:rsidRDefault="00664100" w:rsidP="00896113">
      <w:pPr>
        <w:pStyle w:val="a"/>
      </w:pPr>
      <w:bookmarkStart w:id="36" w:name="_Toc212025937"/>
      <w:r>
        <w:t xml:space="preserve">Листинг </w:t>
      </w:r>
      <w:r w:rsidRPr="00896113">
        <w:fldChar w:fldCharType="begin"/>
      </w:r>
      <w:r w:rsidRPr="00896113">
        <w:instrText xml:space="preserve"> SEQ Листинг \* ARABIC </w:instrText>
      </w:r>
      <w:r w:rsidRPr="00896113">
        <w:fldChar w:fldCharType="separate"/>
      </w:r>
      <w:r w:rsidR="009245E3">
        <w:rPr>
          <w:noProof/>
        </w:rPr>
        <w:t>1</w:t>
      </w:r>
      <w:r w:rsidRPr="00896113">
        <w:fldChar w:fldCharType="end"/>
      </w:r>
      <w:r w:rsidR="00896113">
        <w:t xml:space="preserve"> – </w:t>
      </w:r>
      <w:r w:rsidR="00896113" w:rsidRPr="00545A83">
        <w:t>Конструкто</w:t>
      </w:r>
      <w:r w:rsidR="00896113">
        <w:t>р</w:t>
      </w:r>
      <w:r w:rsidR="00896113" w:rsidRPr="00545A83">
        <w:t xml:space="preserve"> класе </w:t>
      </w:r>
      <w:r w:rsidR="00896113" w:rsidRPr="00545A83">
        <w:rPr>
          <w:i/>
          <w:iCs/>
          <w:lang w:val="en-GB"/>
        </w:rPr>
        <w:t>Rotor</w:t>
      </w:r>
      <w:bookmarkEnd w:id="36"/>
    </w:p>
    <w:p w14:paraId="2FCC0F0E" w14:textId="65AA4464" w:rsidR="00545A83" w:rsidRPr="007563E8" w:rsidRDefault="00215BE2" w:rsidP="007563E8">
      <w:pPr>
        <w:pStyle w:val="Osnovnitekst"/>
        <w:rPr>
          <w:lang w:val="sr-Cyrl-RS"/>
        </w:rPr>
      </w:pPr>
      <w:r w:rsidRPr="00942891">
        <w:rPr>
          <w:lang w:val="sr-Cyrl-RS"/>
        </w:rPr>
        <w:t xml:space="preserve">Иако врло скромна, класа </w:t>
      </w:r>
      <w:r w:rsidRPr="00942891">
        <w:rPr>
          <w:i/>
          <w:iCs/>
          <w:lang w:val="sr-Cyrl-RS"/>
        </w:rPr>
        <w:t xml:space="preserve">Rotor </w:t>
      </w:r>
      <w:r w:rsidRPr="00942891">
        <w:rPr>
          <w:lang w:val="sr-Cyrl-RS"/>
        </w:rPr>
        <w:t xml:space="preserve">је основни градивни блок за симулацију рада Енигма машине. </w:t>
      </w:r>
      <w:r w:rsidR="00C915C0" w:rsidRPr="00942891">
        <w:rPr>
          <w:lang w:val="sr-Cyrl-RS"/>
        </w:rPr>
        <w:t xml:space="preserve">Омогућава проток слова кроз ротор у оба правца, ротацију и активацију следећег ротора у низу. </w:t>
      </w:r>
      <w:r w:rsidR="00545A83">
        <w:rPr>
          <w:lang w:val="sr-Cyrl-RS"/>
        </w:rPr>
        <w:t>Како је ротор кључна компонента оригиналне машине, тако је и ова класа најважнија за имплементацију механизма симулатора.</w:t>
      </w:r>
    </w:p>
    <w:p w14:paraId="37068250" w14:textId="240D0557" w:rsidR="00215BE2" w:rsidRPr="00942891" w:rsidRDefault="00215BE2" w:rsidP="00215BE2">
      <w:pPr>
        <w:pStyle w:val="Osnovnitekst"/>
        <w:rPr>
          <w:lang w:val="sr-Cyrl-RS"/>
        </w:rPr>
      </w:pPr>
      <w:r w:rsidRPr="00942891">
        <w:rPr>
          <w:lang w:val="sr-Cyrl-RS"/>
        </w:rPr>
        <w:t xml:space="preserve">Датотеку и класу у којој је описан рефлектор Енигма машине није потребно посебно описивати. Имплементација класе </w:t>
      </w:r>
      <w:r w:rsidRPr="00942891">
        <w:rPr>
          <w:i/>
          <w:iCs/>
          <w:lang w:val="sr-Cyrl-RS"/>
        </w:rPr>
        <w:t>Refle</w:t>
      </w:r>
      <w:r w:rsidR="00AA5427" w:rsidRPr="00942891">
        <w:rPr>
          <w:i/>
          <w:iCs/>
          <w:lang w:val="sr-Cyrl-RS"/>
        </w:rPr>
        <w:t>c</w:t>
      </w:r>
      <w:r w:rsidRPr="00942891">
        <w:rPr>
          <w:i/>
          <w:iCs/>
          <w:lang w:val="sr-Cyrl-RS"/>
        </w:rPr>
        <w:t xml:space="preserve">tor </w:t>
      </w:r>
      <w:r w:rsidRPr="00942891">
        <w:rPr>
          <w:lang w:val="sr-Cyrl-RS"/>
        </w:rPr>
        <w:t>врло</w:t>
      </w:r>
      <w:r w:rsidR="0057360F" w:rsidRPr="00942891">
        <w:rPr>
          <w:lang w:val="sr-Cyrl-RS"/>
        </w:rPr>
        <w:t xml:space="preserve"> је</w:t>
      </w:r>
      <w:r w:rsidRPr="00942891">
        <w:rPr>
          <w:lang w:val="sr-Cyrl-RS"/>
        </w:rPr>
        <w:t xml:space="preserve"> једноставна и садржи само једну методу. К</w:t>
      </w:r>
      <w:r w:rsidR="00AA5427" w:rsidRPr="00942891">
        <w:rPr>
          <w:lang w:val="sr-Cyrl-RS"/>
        </w:rPr>
        <w:t>онструктору</w:t>
      </w:r>
      <w:r w:rsidRPr="00942891">
        <w:rPr>
          <w:lang w:val="sr-Cyrl-RS"/>
        </w:rPr>
        <w:t xml:space="preserve"> се прослеђује ожичење рефлектора, које се користи у методи </w:t>
      </w:r>
      <w:r w:rsidRPr="00942891">
        <w:rPr>
          <w:i/>
          <w:iCs/>
          <w:lang w:val="sr-Cyrl-RS"/>
        </w:rPr>
        <w:t>reflect</w:t>
      </w:r>
      <w:r w:rsidR="005A2A5A" w:rsidRPr="00942891">
        <w:rPr>
          <w:i/>
          <w:iCs/>
          <w:lang w:val="sr-Cyrl-RS"/>
        </w:rPr>
        <w:t>.</w:t>
      </w:r>
      <w:r w:rsidRPr="00942891">
        <w:rPr>
          <w:i/>
          <w:iCs/>
          <w:lang w:val="sr-Cyrl-RS"/>
        </w:rPr>
        <w:t xml:space="preserve"> </w:t>
      </w:r>
      <w:r w:rsidR="005A2A5A" w:rsidRPr="00942891">
        <w:rPr>
          <w:lang w:val="sr-Cyrl-RS"/>
        </w:rPr>
        <w:t>Она</w:t>
      </w:r>
      <w:r w:rsidRPr="00942891">
        <w:rPr>
          <w:lang w:val="sr-Cyrl-RS"/>
        </w:rPr>
        <w:t xml:space="preserve"> врши стандардну супституцију</w:t>
      </w:r>
      <w:r w:rsidR="005A2A5A" w:rsidRPr="00942891">
        <w:rPr>
          <w:lang w:val="sr-Cyrl-RS"/>
        </w:rPr>
        <w:t xml:space="preserve"> и н</w:t>
      </w:r>
      <w:r w:rsidR="00C915C0" w:rsidRPr="00942891">
        <w:rPr>
          <w:lang w:val="sr-Cyrl-RS"/>
        </w:rPr>
        <w:t>еопходна је за остваривање симетричности шифре.</w:t>
      </w:r>
    </w:p>
    <w:p w14:paraId="6CBFAE50" w14:textId="20DB9B1E" w:rsidR="00C915C0" w:rsidRPr="00942891" w:rsidRDefault="000336B1" w:rsidP="00C915C0">
      <w:pPr>
        <w:pStyle w:val="IInivonaslova-Potpoglavlje"/>
        <w:rPr>
          <w:lang w:val="sr-Cyrl-RS"/>
        </w:rPr>
      </w:pPr>
      <w:bookmarkStart w:id="37" w:name="_Toc212025127"/>
      <w:r w:rsidRPr="00942891">
        <w:rPr>
          <w:lang w:val="sr-Cyrl-RS"/>
        </w:rPr>
        <w:t>Класа</w:t>
      </w:r>
      <w:r w:rsidR="00C915C0" w:rsidRPr="00942891">
        <w:rPr>
          <w:lang w:val="sr-Cyrl-RS"/>
        </w:rPr>
        <w:t xml:space="preserve"> </w:t>
      </w:r>
      <w:r w:rsidRPr="00942891">
        <w:rPr>
          <w:i/>
          <w:iCs w:val="0"/>
          <w:lang w:val="sr-Cyrl-RS"/>
        </w:rPr>
        <w:t>P</w:t>
      </w:r>
      <w:r w:rsidR="00C915C0" w:rsidRPr="00942891">
        <w:rPr>
          <w:i/>
          <w:iCs w:val="0"/>
          <w:lang w:val="sr-Cyrl-RS"/>
        </w:rPr>
        <w:t>lugboard</w:t>
      </w:r>
      <w:bookmarkEnd w:id="37"/>
    </w:p>
    <w:p w14:paraId="0CCB894C" w14:textId="78D64CAF" w:rsidR="00C915C0" w:rsidRPr="00942891" w:rsidRDefault="00C915C0" w:rsidP="00C915C0">
      <w:pPr>
        <w:pStyle w:val="Osnovnitekst"/>
        <w:rPr>
          <w:lang w:val="sr-Cyrl-RS"/>
        </w:rPr>
      </w:pPr>
      <w:r w:rsidRPr="00942891">
        <w:rPr>
          <w:lang w:val="sr-Cyrl-RS"/>
        </w:rPr>
        <w:t xml:space="preserve">Класа </w:t>
      </w:r>
      <w:r w:rsidRPr="00942891">
        <w:rPr>
          <w:i/>
          <w:iCs/>
          <w:lang w:val="sr-Cyrl-RS"/>
        </w:rPr>
        <w:t xml:space="preserve">Plugboard </w:t>
      </w:r>
      <w:r w:rsidRPr="00942891">
        <w:rPr>
          <w:lang w:val="sr-Cyrl-RS"/>
        </w:rPr>
        <w:t>дефинисана у датотеци</w:t>
      </w:r>
      <w:r w:rsidR="000336B1" w:rsidRPr="00942891">
        <w:rPr>
          <w:lang w:val="sr-Cyrl-RS"/>
        </w:rPr>
        <w:t xml:space="preserve"> </w:t>
      </w:r>
      <w:r w:rsidR="000336B1" w:rsidRPr="00942891">
        <w:rPr>
          <w:i/>
          <w:iCs/>
          <w:lang w:val="sr-Cyrl-RS"/>
        </w:rPr>
        <w:t>plugboard.py</w:t>
      </w:r>
      <w:r w:rsidRPr="00942891">
        <w:rPr>
          <w:lang w:val="sr-Cyrl-RS"/>
        </w:rPr>
        <w:t xml:space="preserve"> </w:t>
      </w:r>
      <w:r w:rsidR="00C52938" w:rsidRPr="00942891">
        <w:rPr>
          <w:lang w:val="sr-Cyrl-RS"/>
        </w:rPr>
        <w:t xml:space="preserve">и </w:t>
      </w:r>
      <w:r w:rsidRPr="00942891">
        <w:rPr>
          <w:lang w:val="sr-Cyrl-RS"/>
        </w:rPr>
        <w:t>представља још једну једноставну, али неопходну компоненту за функционисање целокупног симулатора. Састоји се из конструктора и једне методе.</w:t>
      </w:r>
      <w:r w:rsidR="005F2711" w:rsidRPr="00942891">
        <w:rPr>
          <w:lang w:val="sr-Cyrl-RS"/>
        </w:rPr>
        <w:t xml:space="preserve"> Описује прикључну таблу војних Енигма машина.</w:t>
      </w:r>
    </w:p>
    <w:p w14:paraId="642F801F" w14:textId="58A9FF68" w:rsidR="005F2711" w:rsidRPr="00942891" w:rsidRDefault="005F2711" w:rsidP="00C915C0">
      <w:pPr>
        <w:pStyle w:val="Osnovnitekst"/>
        <w:rPr>
          <w:lang w:val="sr-Cyrl-RS"/>
        </w:rPr>
      </w:pPr>
      <w:r w:rsidRPr="00942891">
        <w:rPr>
          <w:lang w:val="sr-Cyrl-RS"/>
        </w:rPr>
        <w:t xml:space="preserve">Класа има само једно поље, које се зове </w:t>
      </w:r>
      <w:r w:rsidRPr="00942891">
        <w:rPr>
          <w:i/>
          <w:iCs/>
          <w:lang w:val="sr-Cyrl-RS"/>
        </w:rPr>
        <w:t xml:space="preserve">mapping </w:t>
      </w:r>
      <w:r w:rsidRPr="00942891">
        <w:rPr>
          <w:lang w:val="sr-Cyrl-RS"/>
        </w:rPr>
        <w:t xml:space="preserve">и представља речник свих мапирања из слова у слово </w:t>
      </w:r>
      <w:r w:rsidR="003B5772" w:rsidRPr="00942891">
        <w:rPr>
          <w:lang w:val="sr-Cyrl-RS"/>
        </w:rPr>
        <w:t>имитирајући</w:t>
      </w:r>
      <w:r w:rsidRPr="00942891">
        <w:rPr>
          <w:lang w:val="sr-Cyrl-RS"/>
        </w:rPr>
        <w:t xml:space="preserve"> прикључну таблу и каблове</w:t>
      </w:r>
      <w:r w:rsidRPr="00942891">
        <w:rPr>
          <w:i/>
          <w:iCs/>
          <w:lang w:val="sr-Cyrl-RS"/>
        </w:rPr>
        <w:t xml:space="preserve">. </w:t>
      </w:r>
      <w:r w:rsidRPr="00942891">
        <w:rPr>
          <w:lang w:val="sr-Cyrl-RS"/>
        </w:rPr>
        <w:t xml:space="preserve">Да би се </w:t>
      </w:r>
      <w:r w:rsidR="00A6163C" w:rsidRPr="00942891">
        <w:rPr>
          <w:lang w:val="sr-Cyrl-RS"/>
        </w:rPr>
        <w:t>оно</w:t>
      </w:r>
      <w:r w:rsidRPr="00942891">
        <w:rPr>
          <w:lang w:val="sr-Cyrl-RS"/>
        </w:rPr>
        <w:t xml:space="preserve"> иницијализовало потребно је извршити одређени број провера. Конструктору се прослеђује листа парова, који представљају конекције између слова. Листа парова може бити и празна. Уколико листа није празна, неопходно је проверити да ли су елементи пара исто слово, као и да ли је неко слово већ у одређеној конекцији. Након ових провера, у поље се убацују две вредности – мапирање из првог слова у друго и обрнуто. Метода </w:t>
      </w:r>
      <w:r w:rsidRPr="00942891">
        <w:rPr>
          <w:i/>
          <w:iCs/>
          <w:lang w:val="sr-Cyrl-RS"/>
        </w:rPr>
        <w:t xml:space="preserve">swap </w:t>
      </w:r>
      <w:r w:rsidRPr="00942891">
        <w:rPr>
          <w:lang w:val="sr-Cyrl-RS"/>
        </w:rPr>
        <w:t xml:space="preserve">прима параметар који представља слово и враћа мапирано слово уколико постоји мапирање, </w:t>
      </w:r>
      <w:r w:rsidR="00A77306" w:rsidRPr="00942891">
        <w:rPr>
          <w:lang w:val="sr-Cyrl-RS"/>
        </w:rPr>
        <w:t xml:space="preserve">a </w:t>
      </w:r>
      <w:r w:rsidRPr="00942891">
        <w:rPr>
          <w:lang w:val="sr-Cyrl-RS"/>
        </w:rPr>
        <w:t>у супротном враћа оригинални параметар.</w:t>
      </w:r>
    </w:p>
    <w:p w14:paraId="67AEC9AF" w14:textId="113C998F" w:rsidR="005F2711" w:rsidRPr="00942891" w:rsidRDefault="005F2711" w:rsidP="00C915C0">
      <w:pPr>
        <w:pStyle w:val="Osnovnitekst"/>
        <w:rPr>
          <w:lang w:val="sr-Cyrl-RS"/>
        </w:rPr>
      </w:pPr>
      <w:r w:rsidRPr="00942891">
        <w:rPr>
          <w:lang w:val="sr-Cyrl-RS"/>
        </w:rPr>
        <w:t xml:space="preserve">Једноставност претходно наведених класа доказује колико је технологија напредовала у претходних 100 година. Изуми, за чију креацију су биле потребне </w:t>
      </w:r>
      <w:r w:rsidR="00A127AB" w:rsidRPr="00942891">
        <w:rPr>
          <w:lang w:val="sr-Cyrl-RS"/>
        </w:rPr>
        <w:t xml:space="preserve">године, данас се сматрају тривијалном логиком. Међутим, технологија доноси и један велики проблем, а то је чињеница да механизми одбране као што је Енигма нису ни близу довољни за одбрану од модерних претњи. </w:t>
      </w:r>
    </w:p>
    <w:p w14:paraId="1157C788" w14:textId="2957E6A8" w:rsidR="00AD668D" w:rsidRPr="00942891" w:rsidRDefault="000336B1" w:rsidP="00AD668D">
      <w:pPr>
        <w:pStyle w:val="IInivonaslova-Potpoglavlje"/>
        <w:rPr>
          <w:lang w:val="sr-Cyrl-RS"/>
        </w:rPr>
      </w:pPr>
      <w:bookmarkStart w:id="38" w:name="_Toc212025128"/>
      <w:r w:rsidRPr="00942891">
        <w:rPr>
          <w:lang w:val="sr-Cyrl-RS"/>
        </w:rPr>
        <w:t>Класа</w:t>
      </w:r>
      <w:r w:rsidR="00AD668D" w:rsidRPr="00942891">
        <w:rPr>
          <w:lang w:val="sr-Cyrl-RS"/>
        </w:rPr>
        <w:t xml:space="preserve"> </w:t>
      </w:r>
      <w:r w:rsidRPr="00942891">
        <w:rPr>
          <w:i/>
          <w:iCs w:val="0"/>
          <w:lang w:val="sr-Cyrl-RS"/>
        </w:rPr>
        <w:t>E</w:t>
      </w:r>
      <w:r w:rsidR="00AD668D" w:rsidRPr="00942891">
        <w:rPr>
          <w:i/>
          <w:iCs w:val="0"/>
          <w:lang w:val="sr-Cyrl-RS"/>
        </w:rPr>
        <w:t>nigma</w:t>
      </w:r>
      <w:r w:rsidRPr="00942891">
        <w:rPr>
          <w:i/>
          <w:iCs w:val="0"/>
          <w:lang w:val="sr-Cyrl-RS"/>
        </w:rPr>
        <w:t>M</w:t>
      </w:r>
      <w:r w:rsidR="00AD668D" w:rsidRPr="00942891">
        <w:rPr>
          <w:i/>
          <w:iCs w:val="0"/>
          <w:lang w:val="sr-Cyrl-RS"/>
        </w:rPr>
        <w:t>achine</w:t>
      </w:r>
      <w:bookmarkEnd w:id="38"/>
    </w:p>
    <w:p w14:paraId="5977CCF8" w14:textId="1BD5A1AC" w:rsidR="00AD668D" w:rsidRPr="00942891" w:rsidRDefault="000336B1" w:rsidP="00AD668D">
      <w:pPr>
        <w:pStyle w:val="Osnovnitekst"/>
        <w:rPr>
          <w:lang w:val="sr-Cyrl-RS"/>
        </w:rPr>
      </w:pPr>
      <w:r w:rsidRPr="00942891">
        <w:rPr>
          <w:lang w:val="sr-Cyrl-RS"/>
        </w:rPr>
        <w:t>Д</w:t>
      </w:r>
      <w:r w:rsidR="00AD668D" w:rsidRPr="00942891">
        <w:rPr>
          <w:lang w:val="sr-Cyrl-RS"/>
        </w:rPr>
        <w:t>атотека</w:t>
      </w:r>
      <w:r w:rsidRPr="00942891">
        <w:rPr>
          <w:lang w:val="sr-Cyrl-RS"/>
        </w:rPr>
        <w:t xml:space="preserve"> </w:t>
      </w:r>
      <w:r w:rsidRPr="00942891">
        <w:rPr>
          <w:i/>
          <w:iCs/>
          <w:lang w:val="sr-Cyrl-RS"/>
        </w:rPr>
        <w:t>enigma_machine.py</w:t>
      </w:r>
      <w:r w:rsidR="00AD668D" w:rsidRPr="00942891">
        <w:rPr>
          <w:lang w:val="sr-Cyrl-RS"/>
        </w:rPr>
        <w:t xml:space="preserve"> дефинише класу </w:t>
      </w:r>
      <w:r w:rsidR="00AD668D" w:rsidRPr="00942891">
        <w:rPr>
          <w:i/>
          <w:iCs/>
          <w:lang w:val="sr-Cyrl-RS"/>
        </w:rPr>
        <w:t xml:space="preserve">EnigmaMachine </w:t>
      </w:r>
      <w:r w:rsidR="00AD668D" w:rsidRPr="00942891">
        <w:rPr>
          <w:lang w:val="sr-Cyrl-RS"/>
        </w:rPr>
        <w:t>која симулира рад праве Енигма машине. Све претходно наведе</w:t>
      </w:r>
      <w:r w:rsidR="00B565C5" w:rsidRPr="00942891">
        <w:rPr>
          <w:lang w:val="sr-Cyrl-RS"/>
        </w:rPr>
        <w:t>не</w:t>
      </w:r>
      <w:r w:rsidR="00AD668D" w:rsidRPr="00942891">
        <w:rPr>
          <w:lang w:val="sr-Cyrl-RS"/>
        </w:rPr>
        <w:t xml:space="preserve"> класе су на правилан начин искоришћене како би се постигао жељени резултат.</w:t>
      </w:r>
    </w:p>
    <w:p w14:paraId="68E13818" w14:textId="7CDFC3DE" w:rsidR="00AD668D" w:rsidRPr="00942891" w:rsidRDefault="00AD668D" w:rsidP="00AD668D">
      <w:pPr>
        <w:pStyle w:val="Osnovnitekst"/>
        <w:rPr>
          <w:lang w:val="sr-Cyrl-RS"/>
        </w:rPr>
      </w:pPr>
      <w:r w:rsidRPr="00942891">
        <w:rPr>
          <w:lang w:val="sr-Cyrl-RS"/>
        </w:rPr>
        <w:t xml:space="preserve">Конструктор класе прима инстанце класа </w:t>
      </w:r>
      <w:r w:rsidRPr="00942891">
        <w:rPr>
          <w:i/>
          <w:iCs/>
          <w:lang w:val="sr-Cyrl-RS"/>
        </w:rPr>
        <w:t>Reflector</w:t>
      </w:r>
      <w:r w:rsidRPr="00942891">
        <w:rPr>
          <w:lang w:val="sr-Cyrl-RS"/>
        </w:rPr>
        <w:t xml:space="preserve"> и </w:t>
      </w:r>
      <w:r w:rsidRPr="00942891">
        <w:rPr>
          <w:i/>
          <w:iCs/>
          <w:lang w:val="sr-Cyrl-RS"/>
        </w:rPr>
        <w:t xml:space="preserve">Plugboard, </w:t>
      </w:r>
      <w:r w:rsidRPr="00942891">
        <w:rPr>
          <w:lang w:val="sr-Cyrl-RS"/>
        </w:rPr>
        <w:t xml:space="preserve">као и листу од три инстанце класе </w:t>
      </w:r>
      <w:r w:rsidRPr="00942891">
        <w:rPr>
          <w:i/>
          <w:iCs/>
          <w:lang w:val="sr-Cyrl-RS"/>
        </w:rPr>
        <w:t xml:space="preserve">Rotor. </w:t>
      </w:r>
      <w:r w:rsidRPr="00942891">
        <w:rPr>
          <w:lang w:val="sr-Cyrl-RS"/>
        </w:rPr>
        <w:t xml:space="preserve">За </w:t>
      </w:r>
      <w:r w:rsidR="000C65E2" w:rsidRPr="00942891">
        <w:rPr>
          <w:lang w:val="sr-Cyrl-RS"/>
        </w:rPr>
        <w:t>потребе овог рада</w:t>
      </w:r>
      <w:r w:rsidRPr="00942891">
        <w:rPr>
          <w:lang w:val="sr-Cyrl-RS"/>
        </w:rPr>
        <w:t xml:space="preserve"> </w:t>
      </w:r>
      <w:r w:rsidR="000C65E2" w:rsidRPr="00942891">
        <w:rPr>
          <w:lang w:val="sr-Cyrl-RS"/>
        </w:rPr>
        <w:t>симулирана</w:t>
      </w:r>
      <w:r w:rsidRPr="00942891">
        <w:rPr>
          <w:lang w:val="sr-Cyrl-RS"/>
        </w:rPr>
        <w:t xml:space="preserve"> је само Енигма машин</w:t>
      </w:r>
      <w:r w:rsidR="000C65E2" w:rsidRPr="00942891">
        <w:rPr>
          <w:lang w:val="sr-Cyrl-RS"/>
        </w:rPr>
        <w:t>а</w:t>
      </w:r>
      <w:r w:rsidRPr="00942891">
        <w:rPr>
          <w:lang w:val="sr-Cyrl-RS"/>
        </w:rPr>
        <w:t xml:space="preserve"> са 3 ротора, па је немогуће инстанцирати </w:t>
      </w:r>
      <w:r w:rsidR="000C65E2" w:rsidRPr="00942891">
        <w:rPr>
          <w:lang w:val="sr-Cyrl-RS"/>
        </w:rPr>
        <w:t>напредније</w:t>
      </w:r>
      <w:r w:rsidRPr="00942891">
        <w:rPr>
          <w:lang w:val="sr-Cyrl-RS"/>
        </w:rPr>
        <w:t xml:space="preserve"> моделе са 4 ротора. </w:t>
      </w:r>
    </w:p>
    <w:p w14:paraId="5EDFE6A2" w14:textId="262E9CEF" w:rsidR="00D64994" w:rsidRPr="00942891" w:rsidRDefault="000336B1" w:rsidP="00AD668D">
      <w:pPr>
        <w:pStyle w:val="Osnovnitekst"/>
        <w:rPr>
          <w:lang w:val="sr-Cyrl-RS"/>
        </w:rPr>
      </w:pPr>
      <w:r w:rsidRPr="00942891">
        <w:rPr>
          <w:lang w:val="sr-Cyrl-RS"/>
        </w:rPr>
        <w:lastRenderedPageBreak/>
        <w:t xml:space="preserve">Метода </w:t>
      </w:r>
      <w:r w:rsidRPr="00942891">
        <w:rPr>
          <w:i/>
          <w:iCs/>
          <w:lang w:val="sr-Cyrl-RS"/>
        </w:rPr>
        <w:t xml:space="preserve">step_rotors </w:t>
      </w:r>
      <w:r w:rsidRPr="00942891">
        <w:rPr>
          <w:lang w:val="sr-Cyrl-RS"/>
        </w:rPr>
        <w:t xml:space="preserve">имплементира механизам заједничке ротације ротора. Користи методе </w:t>
      </w:r>
      <w:r w:rsidRPr="00942891">
        <w:rPr>
          <w:i/>
          <w:iCs/>
          <w:lang w:val="sr-Cyrl-RS"/>
        </w:rPr>
        <w:t>rotation_needed</w:t>
      </w:r>
      <w:r w:rsidR="00D64994" w:rsidRPr="00942891">
        <w:rPr>
          <w:lang w:val="sr-Cyrl-RS"/>
        </w:rPr>
        <w:t xml:space="preserve"> и </w:t>
      </w:r>
      <w:r w:rsidR="00D64994" w:rsidRPr="00942891">
        <w:rPr>
          <w:i/>
          <w:iCs/>
          <w:lang w:val="sr-Cyrl-RS"/>
        </w:rPr>
        <w:t>step</w:t>
      </w:r>
      <w:r w:rsidRPr="00942891">
        <w:rPr>
          <w:i/>
          <w:iCs/>
          <w:lang w:val="sr-Cyrl-RS"/>
        </w:rPr>
        <w:t xml:space="preserve"> </w:t>
      </w:r>
      <w:r w:rsidRPr="00942891">
        <w:rPr>
          <w:lang w:val="sr-Cyrl-RS"/>
        </w:rPr>
        <w:t xml:space="preserve">из класе </w:t>
      </w:r>
      <w:r w:rsidRPr="00942891">
        <w:rPr>
          <w:i/>
          <w:iCs/>
          <w:lang w:val="sr-Cyrl-RS"/>
        </w:rPr>
        <w:t xml:space="preserve">Rotor. </w:t>
      </w:r>
      <w:r w:rsidRPr="00942891">
        <w:rPr>
          <w:lang w:val="sr-Cyrl-RS"/>
        </w:rPr>
        <w:t>Прво се проверава да ли је средњи ротор дошао до свог зареза и уколико јесте, померају се и леви и средњи ротор</w:t>
      </w:r>
      <w:r w:rsidR="00D64994" w:rsidRPr="00942891">
        <w:rPr>
          <w:lang w:val="sr-Cyrl-RS"/>
        </w:rPr>
        <w:t>. Н</w:t>
      </w:r>
      <w:r w:rsidRPr="00942891">
        <w:rPr>
          <w:lang w:val="sr-Cyrl-RS"/>
        </w:rPr>
        <w:t>а тај начин се симулира и аномалија дуплог помераја кој</w:t>
      </w:r>
      <w:r w:rsidR="00D64994" w:rsidRPr="00942891">
        <w:rPr>
          <w:lang w:val="sr-Cyrl-RS"/>
        </w:rPr>
        <w:t>у је имао највећи број машина. Затим се проверава десни ротор, и уколико је потребно</w:t>
      </w:r>
      <w:r w:rsidR="001D439A" w:rsidRPr="00942891">
        <w:rPr>
          <w:lang w:val="sr-Cyrl-RS"/>
        </w:rPr>
        <w:t>,</w:t>
      </w:r>
      <w:r w:rsidR="00D64994" w:rsidRPr="00942891">
        <w:rPr>
          <w:lang w:val="sr-Cyrl-RS"/>
        </w:rPr>
        <w:t xml:space="preserve"> активира ротацију средњег ротора. На крају, увек се позива метода </w:t>
      </w:r>
      <w:r w:rsidR="00D64994" w:rsidRPr="00942891">
        <w:rPr>
          <w:i/>
          <w:iCs/>
          <w:lang w:val="sr-Cyrl-RS"/>
        </w:rPr>
        <w:t xml:space="preserve">step </w:t>
      </w:r>
      <w:r w:rsidR="00D64994" w:rsidRPr="00942891">
        <w:rPr>
          <w:lang w:val="sr-Cyrl-RS"/>
        </w:rPr>
        <w:t xml:space="preserve">десног ротора, јер се он ротира приликом сваког притиска тастера. Зато се метода </w:t>
      </w:r>
      <w:r w:rsidR="00D64994" w:rsidRPr="00942891">
        <w:rPr>
          <w:i/>
          <w:iCs/>
          <w:lang w:val="sr-Cyrl-RS"/>
        </w:rPr>
        <w:t xml:space="preserve">step_rotors </w:t>
      </w:r>
      <w:r w:rsidR="00D64994" w:rsidRPr="00942891">
        <w:rPr>
          <w:lang w:val="sr-Cyrl-RS"/>
        </w:rPr>
        <w:t xml:space="preserve">позива једном у току дешифровања једног карактера. </w:t>
      </w:r>
    </w:p>
    <w:p w14:paraId="5C41CE67" w14:textId="35D5C1C6" w:rsidR="006451CF" w:rsidRPr="00942891" w:rsidRDefault="00D64994" w:rsidP="00D64994">
      <w:pPr>
        <w:pStyle w:val="Osnovnitekst"/>
        <w:ind w:firstLine="0"/>
        <w:rPr>
          <w:lang w:val="sr-Cyrl-RS"/>
        </w:rPr>
      </w:pPr>
      <w:r w:rsidRPr="00942891">
        <w:rPr>
          <w:lang w:val="sr-Cyrl-RS"/>
        </w:rPr>
        <w:tab/>
        <w:t xml:space="preserve">Кључна метода класе назива се </w:t>
      </w:r>
      <w:r w:rsidRPr="00942891">
        <w:rPr>
          <w:i/>
          <w:iCs/>
          <w:lang w:val="sr-Cyrl-RS"/>
        </w:rPr>
        <w:t xml:space="preserve">encrypt_letter </w:t>
      </w:r>
      <w:r w:rsidRPr="00942891">
        <w:rPr>
          <w:lang w:val="sr-Cyrl-RS"/>
        </w:rPr>
        <w:t xml:space="preserve">и као што јој и име каже, она проводи једно слово кроз цео процес шифровања/дешифровања. </w:t>
      </w:r>
      <w:r w:rsidR="00A1518C" w:rsidRPr="00942891">
        <w:rPr>
          <w:lang w:val="sr-Cyrl-RS"/>
        </w:rPr>
        <w:t xml:space="preserve">Процес је праволинијски – прво се провери да ли је параметар који представља слово заиста слово или не, а затим се позивају одговарајуће методе. Слово се увек на почетку конвертује у велико слово, јер Енигма машина није разликовала мала слова од великих. Након тога, позива се метода </w:t>
      </w:r>
      <w:r w:rsidR="00A1518C" w:rsidRPr="00942891">
        <w:rPr>
          <w:i/>
          <w:iCs/>
          <w:lang w:val="sr-Cyrl-RS"/>
        </w:rPr>
        <w:t>step_rotors</w:t>
      </w:r>
      <w:r w:rsidR="00A1518C" w:rsidRPr="00942891">
        <w:rPr>
          <w:lang w:val="sr-Cyrl-RS"/>
        </w:rPr>
        <w:t xml:space="preserve"> којом се означава почетак шифровања, а потом и метода прикључне табле </w:t>
      </w:r>
      <w:r w:rsidR="00A1518C" w:rsidRPr="00942891">
        <w:rPr>
          <w:i/>
          <w:iCs/>
          <w:lang w:val="sr-Cyrl-RS"/>
        </w:rPr>
        <w:t xml:space="preserve">swap. </w:t>
      </w:r>
      <w:r w:rsidR="00A1518C" w:rsidRPr="00942891">
        <w:rPr>
          <w:lang w:val="sr-Cyrl-RS"/>
        </w:rPr>
        <w:t xml:space="preserve">Наставак подразумева узастопни позив методе </w:t>
      </w:r>
      <w:r w:rsidR="00A1518C" w:rsidRPr="00942891">
        <w:rPr>
          <w:i/>
          <w:iCs/>
          <w:lang w:val="sr-Cyrl-RS"/>
        </w:rPr>
        <w:t xml:space="preserve">encode_f </w:t>
      </w:r>
      <w:r w:rsidR="00A1518C" w:rsidRPr="00942891">
        <w:rPr>
          <w:lang w:val="sr-Cyrl-RS"/>
        </w:rPr>
        <w:t>десног, средњег и левог ротора. Потом</w:t>
      </w:r>
      <w:r w:rsidR="000168E2" w:rsidRPr="00942891">
        <w:rPr>
          <w:lang w:val="sr-Cyrl-RS"/>
        </w:rPr>
        <w:t xml:space="preserve"> се долази до рефлектора (позива се метода </w:t>
      </w:r>
      <w:r w:rsidR="000168E2" w:rsidRPr="00942891">
        <w:rPr>
          <w:i/>
          <w:iCs/>
          <w:lang w:val="sr-Cyrl-RS"/>
        </w:rPr>
        <w:t>reflect</w:t>
      </w:r>
      <w:r w:rsidR="000168E2" w:rsidRPr="00942891">
        <w:rPr>
          <w:lang w:val="sr-Cyrl-RS"/>
        </w:rPr>
        <w:t xml:space="preserve">) и назад се пролази у обрнутом редоследу кроз роторе (метода </w:t>
      </w:r>
      <w:r w:rsidR="000168E2" w:rsidRPr="00942891">
        <w:rPr>
          <w:i/>
          <w:iCs/>
          <w:lang w:val="sr-Cyrl-RS"/>
        </w:rPr>
        <w:t>encode_b</w:t>
      </w:r>
      <w:r w:rsidR="000168E2" w:rsidRPr="00942891">
        <w:rPr>
          <w:lang w:val="sr-Cyrl-RS"/>
        </w:rPr>
        <w:t xml:space="preserve">), и коначно, понавља се метода на прикључној табли. Метода враћа шифровано слово, а уз то и низ </w:t>
      </w:r>
      <w:r w:rsidR="000168E2" w:rsidRPr="00942891">
        <w:rPr>
          <w:i/>
          <w:iCs/>
          <w:lang w:val="sr-Cyrl-RS"/>
        </w:rPr>
        <w:t xml:space="preserve">path, </w:t>
      </w:r>
      <w:r w:rsidR="000168E2" w:rsidRPr="00942891">
        <w:rPr>
          <w:lang w:val="sr-Cyrl-RS"/>
        </w:rPr>
        <w:t xml:space="preserve">који представља све облике </w:t>
      </w:r>
      <w:r w:rsidR="003B5772" w:rsidRPr="00942891">
        <w:rPr>
          <w:lang w:val="sr-Cyrl-RS"/>
        </w:rPr>
        <w:t>кроз</w:t>
      </w:r>
      <w:r w:rsidR="000168E2" w:rsidRPr="00942891">
        <w:rPr>
          <w:lang w:val="sr-Cyrl-RS"/>
        </w:rPr>
        <w:t xml:space="preserve"> које је прошло слово док није дошло до финалног облика. Ова повратна вредност користи се за визуелизацију процеса шифровања. Код ове методе дат је у прилогу А</w:t>
      </w:r>
      <w:r w:rsidR="00BB658D" w:rsidRPr="00942891">
        <w:rPr>
          <w:lang w:val="sr-Cyrl-RS"/>
        </w:rPr>
        <w:t>.1</w:t>
      </w:r>
      <w:r w:rsidR="000168E2" w:rsidRPr="00942891">
        <w:rPr>
          <w:lang w:val="sr-Cyrl-RS"/>
        </w:rPr>
        <w:t>.</w:t>
      </w:r>
    </w:p>
    <w:p w14:paraId="45892B32" w14:textId="71999A8B" w:rsidR="006451CF" w:rsidRPr="00942891" w:rsidRDefault="00D55921" w:rsidP="006451CF">
      <w:pPr>
        <w:pStyle w:val="Osnovnitekst"/>
        <w:rPr>
          <w:lang w:val="sr-Cyrl-RS"/>
        </w:rPr>
      </w:pPr>
      <w:r w:rsidRPr="00942891">
        <w:rPr>
          <w:lang w:val="sr-Cyrl-RS"/>
        </w:rPr>
        <w:t>К</w:t>
      </w:r>
      <w:r w:rsidR="006451CF" w:rsidRPr="00942891">
        <w:rPr>
          <w:lang w:val="sr-Cyrl-RS"/>
        </w:rPr>
        <w:t xml:space="preserve">реирана је и метода </w:t>
      </w:r>
      <w:r w:rsidR="006451CF" w:rsidRPr="00942891">
        <w:rPr>
          <w:i/>
          <w:iCs/>
          <w:lang w:val="sr-Cyrl-RS"/>
        </w:rPr>
        <w:t>encrypt_text</w:t>
      </w:r>
      <w:r w:rsidRPr="00942891">
        <w:rPr>
          <w:i/>
          <w:iCs/>
          <w:lang w:val="sr-Cyrl-RS"/>
        </w:rPr>
        <w:t xml:space="preserve">. </w:t>
      </w:r>
      <w:r w:rsidRPr="00942891">
        <w:rPr>
          <w:lang w:val="sr-Cyrl-RS"/>
        </w:rPr>
        <w:t xml:space="preserve">Употребљава се искључиво за потребе тестирања имплементираних класа у одвојеној датотеци </w:t>
      </w:r>
      <w:r w:rsidRPr="00942891">
        <w:rPr>
          <w:i/>
          <w:iCs/>
          <w:lang w:val="sr-Cyrl-RS"/>
        </w:rPr>
        <w:t xml:space="preserve">testovi.py. </w:t>
      </w:r>
      <w:r w:rsidRPr="00942891">
        <w:rPr>
          <w:lang w:val="sr-Cyrl-RS"/>
        </w:rPr>
        <w:t>Тестови подразумевају проверу механизма ротирања ротора, шифровања и дешифровања једног слова, а тако и смисленог текста. Успешно тестирани сви механизми били су индикатор да је могуће почети са конструкцијом GUI система и његових функционалности.</w:t>
      </w:r>
    </w:p>
    <w:p w14:paraId="7035D78B" w14:textId="7AED049C" w:rsidR="00BB658D" w:rsidRPr="00942891" w:rsidRDefault="006451CF" w:rsidP="00BB658D">
      <w:pPr>
        <w:pStyle w:val="Osnovnitekst"/>
        <w:rPr>
          <w:lang w:val="sr-Cyrl-RS"/>
        </w:rPr>
      </w:pPr>
      <w:r w:rsidRPr="00942891">
        <w:rPr>
          <w:lang w:val="sr-Cyrl-RS"/>
        </w:rPr>
        <w:t xml:space="preserve">Софтверска имплементација механизма представља успешно реконструисану логичку структуру </w:t>
      </w:r>
      <w:r w:rsidR="004E7CBC" w:rsidRPr="00942891">
        <w:rPr>
          <w:lang w:val="sr-Cyrl-RS"/>
        </w:rPr>
        <w:t>Енигма</w:t>
      </w:r>
      <w:r w:rsidR="00D55921" w:rsidRPr="00942891">
        <w:rPr>
          <w:lang w:val="sr-Cyrl-RS"/>
        </w:rPr>
        <w:t xml:space="preserve"> машине</w:t>
      </w:r>
      <w:r w:rsidRPr="00942891">
        <w:rPr>
          <w:lang w:val="sr-Cyrl-RS"/>
        </w:rPr>
        <w:t xml:space="preserve">. Иако је сам механизам једноставан, показало се да је потребно пажљиво моделирање компоненти, како би имитација била веродостојна. Подела на модуларне класе омогућила је прегледну, одрживу и лако прошириву </w:t>
      </w:r>
      <w:r w:rsidR="00CE5DBA" w:rsidRPr="00942891">
        <w:rPr>
          <w:lang w:val="sr-Cyrl-RS"/>
        </w:rPr>
        <w:t>структуру пројекта</w:t>
      </w:r>
      <w:r w:rsidRPr="00942891">
        <w:rPr>
          <w:lang w:val="sr-Cyrl-RS"/>
        </w:rPr>
        <w:t xml:space="preserve">. </w:t>
      </w:r>
      <w:r w:rsidR="00D55921" w:rsidRPr="00942891">
        <w:rPr>
          <w:lang w:val="sr-Cyrl-RS"/>
        </w:rPr>
        <w:t xml:space="preserve">Овим поглављем завршена је анализа механичке логике шифровања, док ће у наредном бити представљен графички интерфејс, који </w:t>
      </w:r>
      <w:r w:rsidR="00F532B2" w:rsidRPr="00942891">
        <w:rPr>
          <w:lang w:val="sr-Cyrl-RS"/>
        </w:rPr>
        <w:t>симулатору даје облик стандардне апликације</w:t>
      </w:r>
      <w:r w:rsidRPr="00942891">
        <w:rPr>
          <w:lang w:val="sr-Cyrl-RS"/>
        </w:rPr>
        <w:t>.</w:t>
      </w:r>
    </w:p>
    <w:p w14:paraId="2C1F174D" w14:textId="5E6696D6" w:rsidR="001B0666" w:rsidRPr="00942891" w:rsidRDefault="001B0666" w:rsidP="001B0666">
      <w:pPr>
        <w:pStyle w:val="Inivonaslova-Poglavlje"/>
        <w:rPr>
          <w:lang w:val="sr-Cyrl-RS"/>
        </w:rPr>
      </w:pPr>
      <w:r w:rsidRPr="00942891">
        <w:rPr>
          <w:lang w:val="sr-Cyrl-RS"/>
        </w:rPr>
        <w:lastRenderedPageBreak/>
        <w:t xml:space="preserve"> </w:t>
      </w:r>
      <w:bookmarkStart w:id="39" w:name="_Toc212025129"/>
      <w:r w:rsidRPr="00942891">
        <w:rPr>
          <w:lang w:val="sr-Cyrl-RS"/>
        </w:rPr>
        <w:t>Графички кориснички интерфејс симулатора</w:t>
      </w:r>
      <w:bookmarkEnd w:id="39"/>
    </w:p>
    <w:p w14:paraId="70C519CE" w14:textId="7F4FF3F8" w:rsidR="000035AC" w:rsidRPr="00942891" w:rsidRDefault="000035AC" w:rsidP="000035AC">
      <w:pPr>
        <w:pStyle w:val="Osnovnitekst"/>
        <w:rPr>
          <w:lang w:val="sr-Cyrl-RS"/>
        </w:rPr>
      </w:pPr>
      <w:r w:rsidRPr="00942891">
        <w:rPr>
          <w:lang w:val="sr-Cyrl-RS"/>
        </w:rPr>
        <w:t>Графички кориснички интерфејс (у наставку само GUI) је важан елемент свих модерних апликација. Без њега, овај симулатор практично није употребљив. GUI омогућава коришћење симулатора на интуитиван и интерактиван начин. То у великој мери утиче на квалитет рада и сатисфакцију корисника током употребе.</w:t>
      </w:r>
      <w:r w:rsidR="007563E8">
        <w:rPr>
          <w:lang w:val="sr-Cyrl-RS"/>
        </w:rPr>
        <w:t xml:space="preserve"> </w:t>
      </w:r>
    </w:p>
    <w:p w14:paraId="615D7A98" w14:textId="247A1F56" w:rsidR="000035AC" w:rsidRPr="00942891" w:rsidRDefault="000035AC" w:rsidP="000035AC">
      <w:pPr>
        <w:pStyle w:val="Osnovnitekst"/>
        <w:rPr>
          <w:lang w:val="sr-Cyrl-RS"/>
        </w:rPr>
      </w:pPr>
      <w:r w:rsidRPr="00942891">
        <w:rPr>
          <w:lang w:val="sr-Cyrl-RS"/>
        </w:rPr>
        <w:t xml:space="preserve">GUI је конструисан у директоријуму </w:t>
      </w:r>
      <w:r w:rsidRPr="00942891">
        <w:rPr>
          <w:i/>
          <w:iCs/>
          <w:lang w:val="sr-Cyrl-RS"/>
        </w:rPr>
        <w:t xml:space="preserve">front </w:t>
      </w:r>
      <w:r w:rsidRPr="00942891">
        <w:rPr>
          <w:lang w:val="sr-Cyrl-RS"/>
        </w:rPr>
        <w:t>почетног пројекта и подељен је на следеће датотеке:</w:t>
      </w:r>
    </w:p>
    <w:p w14:paraId="591526A9" w14:textId="15F53BEB" w:rsidR="000035AC" w:rsidRPr="00942891" w:rsidRDefault="000035AC" w:rsidP="000035AC">
      <w:pPr>
        <w:pStyle w:val="Nabrajanje"/>
        <w:rPr>
          <w:lang w:val="sr-Cyrl-RS"/>
        </w:rPr>
      </w:pPr>
      <w:r w:rsidRPr="00942891">
        <w:rPr>
          <w:i/>
          <w:iCs/>
          <w:lang w:val="sr-Cyrl-RS"/>
        </w:rPr>
        <w:t xml:space="preserve">gui.py – </w:t>
      </w:r>
      <w:r w:rsidRPr="00942891">
        <w:rPr>
          <w:lang w:val="sr-Cyrl-RS"/>
        </w:rPr>
        <w:t xml:space="preserve">садржи </w:t>
      </w:r>
      <w:r w:rsidR="007803F6" w:rsidRPr="00942891">
        <w:rPr>
          <w:lang w:val="sr-Cyrl-RS"/>
        </w:rPr>
        <w:t>главну класу која покреће цео програм</w:t>
      </w:r>
    </w:p>
    <w:p w14:paraId="6B81FC6D" w14:textId="3B76D238" w:rsidR="007803F6" w:rsidRPr="00942891" w:rsidRDefault="007803F6" w:rsidP="007803F6">
      <w:pPr>
        <w:pStyle w:val="Nabrajanje"/>
        <w:rPr>
          <w:i/>
          <w:iCs/>
          <w:lang w:val="sr-Cyrl-RS"/>
        </w:rPr>
      </w:pPr>
      <w:r w:rsidRPr="00942891">
        <w:rPr>
          <w:i/>
          <w:iCs/>
          <w:lang w:val="sr-Cyrl-RS"/>
        </w:rPr>
        <w:t xml:space="preserve">widgets.py – </w:t>
      </w:r>
      <w:r w:rsidRPr="00942891">
        <w:rPr>
          <w:lang w:val="sr-Cyrl-RS"/>
        </w:rPr>
        <w:t>дефинише помоћне компоненте неопходне за потпуну функционалност</w:t>
      </w:r>
    </w:p>
    <w:p w14:paraId="45E87F74" w14:textId="1D4B47AE" w:rsidR="007803F6" w:rsidRPr="00942891" w:rsidRDefault="007803F6" w:rsidP="007803F6">
      <w:pPr>
        <w:pStyle w:val="Nabrajanje"/>
        <w:rPr>
          <w:i/>
          <w:iCs/>
          <w:lang w:val="sr-Cyrl-RS"/>
        </w:rPr>
      </w:pPr>
      <w:r w:rsidRPr="00942891">
        <w:rPr>
          <w:i/>
          <w:iCs/>
          <w:lang w:val="sr-Cyrl-RS"/>
        </w:rPr>
        <w:t>visualizer.py</w:t>
      </w:r>
      <w:r w:rsidRPr="00942891">
        <w:rPr>
          <w:lang w:val="sr-Cyrl-RS"/>
        </w:rPr>
        <w:t xml:space="preserve"> – дефинише прозор који приказује проток шифрованог слова кроз машину</w:t>
      </w:r>
      <w:r w:rsidRPr="00942891">
        <w:rPr>
          <w:i/>
          <w:iCs/>
          <w:lang w:val="sr-Cyrl-RS"/>
        </w:rPr>
        <w:t xml:space="preserve"> </w:t>
      </w:r>
    </w:p>
    <w:p w14:paraId="18382540" w14:textId="6C05B73E" w:rsidR="007803F6" w:rsidRPr="00942891" w:rsidRDefault="007803F6" w:rsidP="007803F6">
      <w:pPr>
        <w:pStyle w:val="Nabrajanje"/>
        <w:rPr>
          <w:i/>
          <w:iCs/>
          <w:lang w:val="sr-Cyrl-RS"/>
        </w:rPr>
      </w:pPr>
      <w:r w:rsidRPr="00942891">
        <w:rPr>
          <w:i/>
          <w:iCs/>
          <w:lang w:val="sr-Cyrl-RS"/>
        </w:rPr>
        <w:t xml:space="preserve">plugboard_widget.py – </w:t>
      </w:r>
      <w:r w:rsidRPr="00942891">
        <w:rPr>
          <w:lang w:val="sr-Cyrl-RS"/>
        </w:rPr>
        <w:t>садржи конструкцију табле са прикључцима</w:t>
      </w:r>
    </w:p>
    <w:p w14:paraId="1CA6B00C" w14:textId="1858DB58" w:rsidR="007803F6" w:rsidRPr="00942891" w:rsidRDefault="007803F6" w:rsidP="007803F6">
      <w:pPr>
        <w:pStyle w:val="Nabrajanje"/>
        <w:rPr>
          <w:i/>
          <w:iCs/>
          <w:lang w:val="sr-Cyrl-RS"/>
        </w:rPr>
      </w:pPr>
      <w:r w:rsidRPr="00942891">
        <w:rPr>
          <w:i/>
          <w:iCs/>
          <w:lang w:val="sr-Cyrl-RS"/>
        </w:rPr>
        <w:t>lightboard_keyboard.py –</w:t>
      </w:r>
      <w:r w:rsidRPr="00942891">
        <w:rPr>
          <w:lang w:val="sr-Cyrl-RS"/>
        </w:rPr>
        <w:t xml:space="preserve"> дефинише таблу са лампицама</w:t>
      </w:r>
    </w:p>
    <w:p w14:paraId="54EADC30" w14:textId="0156DEDA" w:rsidR="007803F6" w:rsidRPr="00942891" w:rsidRDefault="007803F6" w:rsidP="007803F6">
      <w:pPr>
        <w:pStyle w:val="Nabrajanje"/>
        <w:rPr>
          <w:lang w:val="sr-Cyrl-RS"/>
        </w:rPr>
      </w:pPr>
      <w:r w:rsidRPr="00942891">
        <w:rPr>
          <w:i/>
          <w:iCs/>
          <w:lang w:val="sr-Cyrl-RS"/>
        </w:rPr>
        <w:t xml:space="preserve">enigma_keyboard.py – </w:t>
      </w:r>
      <w:r w:rsidRPr="00942891">
        <w:rPr>
          <w:lang w:val="sr-Cyrl-RS"/>
        </w:rPr>
        <w:t xml:space="preserve">конструише </w:t>
      </w:r>
      <w:r w:rsidR="0014158F" w:rsidRPr="00942891">
        <w:rPr>
          <w:lang w:val="sr-Cyrl-RS"/>
        </w:rPr>
        <w:t>интегрисану</w:t>
      </w:r>
      <w:r w:rsidRPr="00942891">
        <w:rPr>
          <w:lang w:val="sr-Cyrl-RS"/>
        </w:rPr>
        <w:t xml:space="preserve"> тастатуру</w:t>
      </w:r>
    </w:p>
    <w:p w14:paraId="72DA2FAD" w14:textId="02AA40E9" w:rsidR="007803F6" w:rsidRPr="00942891" w:rsidRDefault="007803F6" w:rsidP="007803F6">
      <w:pPr>
        <w:pStyle w:val="Osnovnitekst"/>
        <w:rPr>
          <w:lang w:val="sr-Cyrl-RS"/>
        </w:rPr>
      </w:pPr>
      <w:r w:rsidRPr="00942891">
        <w:rPr>
          <w:lang w:val="sr-Cyrl-RS"/>
        </w:rPr>
        <w:t xml:space="preserve">Свака датотека користи елементе дефинисане у </w:t>
      </w:r>
      <w:r w:rsidRPr="00942891">
        <w:rPr>
          <w:i/>
          <w:iCs/>
          <w:lang w:val="sr-Cyrl-RS"/>
        </w:rPr>
        <w:t xml:space="preserve">utils.py, </w:t>
      </w:r>
      <w:r w:rsidRPr="00942891">
        <w:rPr>
          <w:lang w:val="sr-Cyrl-RS"/>
        </w:rPr>
        <w:t xml:space="preserve">и целокупан код је писан користећи библиотеку </w:t>
      </w:r>
      <w:r w:rsidRPr="00942891">
        <w:rPr>
          <w:i/>
          <w:iCs/>
          <w:lang w:val="sr-Cyrl-RS"/>
        </w:rPr>
        <w:t xml:space="preserve">CustomTkinter. </w:t>
      </w:r>
      <w:r w:rsidRPr="00942891">
        <w:rPr>
          <w:lang w:val="sr-Cyrl-RS"/>
        </w:rPr>
        <w:t>Главни прозор симулатора подељен је на 5 оквира у којима се налазе</w:t>
      </w:r>
      <w:r w:rsidR="00094D20">
        <w:rPr>
          <w:lang w:val="sr-Cyrl-RS"/>
        </w:rPr>
        <w:t xml:space="preserve"> компоненте </w:t>
      </w:r>
      <w:r w:rsidR="00094D20">
        <w:rPr>
          <w:lang w:val="sr-Latn-RS"/>
        </w:rPr>
        <w:t xml:space="preserve">GUI </w:t>
      </w:r>
      <w:r w:rsidR="00094D20">
        <w:rPr>
          <w:lang w:val="sr-Cyrl-RS"/>
        </w:rPr>
        <w:t>система, чија је организација приказана на слици 5.1</w:t>
      </w:r>
      <w:r w:rsidRPr="00942891">
        <w:rPr>
          <w:lang w:val="sr-Cyrl-RS"/>
        </w:rPr>
        <w:t>:</w:t>
      </w:r>
    </w:p>
    <w:p w14:paraId="5AA9FBCC" w14:textId="4106746E" w:rsidR="007803F6" w:rsidRPr="00942891" w:rsidRDefault="007803F6" w:rsidP="007803F6">
      <w:pPr>
        <w:pStyle w:val="Numerisanonabrajanje"/>
        <w:numPr>
          <w:ilvl w:val="0"/>
          <w:numId w:val="34"/>
        </w:numPr>
        <w:rPr>
          <w:lang w:val="sr-Cyrl-RS"/>
        </w:rPr>
      </w:pPr>
      <w:r w:rsidRPr="00942891">
        <w:rPr>
          <w:lang w:val="sr-Cyrl-RS"/>
        </w:rPr>
        <w:t>Конфигурација ротора и рефлектора/визуализација протока</w:t>
      </w:r>
    </w:p>
    <w:p w14:paraId="40FD0F54" w14:textId="1E24E3C0" w:rsidR="007803F6" w:rsidRPr="00942891" w:rsidRDefault="007803F6" w:rsidP="007803F6">
      <w:pPr>
        <w:pStyle w:val="Numerisanonabrajanje"/>
        <w:rPr>
          <w:lang w:val="sr-Cyrl-RS"/>
        </w:rPr>
      </w:pPr>
      <w:r w:rsidRPr="00942891">
        <w:rPr>
          <w:lang w:val="sr-Cyrl-RS"/>
        </w:rPr>
        <w:t>Приказ ротора машине</w:t>
      </w:r>
      <w:r w:rsidR="00CD43A8" w:rsidRPr="00942891">
        <w:rPr>
          <w:lang w:val="sr-Cyrl-RS"/>
        </w:rPr>
        <w:t xml:space="preserve"> и табла са лампицама</w:t>
      </w:r>
    </w:p>
    <w:p w14:paraId="67EE9E48" w14:textId="3508B27A" w:rsidR="007803F6" w:rsidRPr="00942891" w:rsidRDefault="00CD43A8" w:rsidP="007803F6">
      <w:pPr>
        <w:pStyle w:val="Numerisanonabrajanje"/>
        <w:rPr>
          <w:lang w:val="sr-Cyrl-RS"/>
        </w:rPr>
      </w:pPr>
      <w:r w:rsidRPr="00942891">
        <w:rPr>
          <w:lang w:val="sr-Cyrl-RS"/>
        </w:rPr>
        <w:t>Табла са прикључцима</w:t>
      </w:r>
    </w:p>
    <w:p w14:paraId="6DA1411F" w14:textId="30C9CAE6" w:rsidR="00CD43A8" w:rsidRPr="00942891" w:rsidRDefault="00775BB3" w:rsidP="00CD43A8">
      <w:pPr>
        <w:pStyle w:val="Numerisanonabrajanje"/>
        <w:rPr>
          <w:lang w:val="sr-Cyrl-RS"/>
        </w:rPr>
      </w:pPr>
      <w:r w:rsidRPr="00942891">
        <w:rPr>
          <w:lang w:val="sr-Cyrl-RS"/>
        </w:rPr>
        <w:t>Интегрисана</w:t>
      </w:r>
      <w:r w:rsidR="00CD43A8" w:rsidRPr="00942891">
        <w:rPr>
          <w:lang w:val="sr-Cyrl-RS"/>
        </w:rPr>
        <w:t xml:space="preserve"> тастатура</w:t>
      </w:r>
    </w:p>
    <w:p w14:paraId="0680360D" w14:textId="4A2407A5" w:rsidR="00CD43A8" w:rsidRPr="00942891" w:rsidRDefault="00CD43A8" w:rsidP="00CD43A8">
      <w:pPr>
        <w:pStyle w:val="Numerisanonabrajanje"/>
        <w:rPr>
          <w:lang w:val="sr-Cyrl-RS"/>
        </w:rPr>
      </w:pPr>
      <w:r w:rsidRPr="00942891">
        <w:rPr>
          <w:lang w:val="sr-Cyrl-RS"/>
        </w:rPr>
        <w:t>Прозор за приказ шифрованог и дешифрованог текста, као и претходно шифрованих секвенци</w:t>
      </w:r>
      <w:r w:rsidR="00EA7F52">
        <w:rPr>
          <w:lang w:val="sr-Cyrl-RS"/>
        </w:rPr>
        <w:t>.</w:t>
      </w:r>
    </w:p>
    <w:p w14:paraId="32B9407C" w14:textId="68FD0131" w:rsidR="00CD43A8" w:rsidRPr="00942891" w:rsidRDefault="00CD43A8" w:rsidP="00CD43A8">
      <w:pPr>
        <w:pStyle w:val="IInivonaslova-Potpoglavlje"/>
        <w:rPr>
          <w:lang w:val="sr-Cyrl-RS"/>
        </w:rPr>
      </w:pPr>
      <w:bookmarkStart w:id="40" w:name="_Toc212025130"/>
      <w:r w:rsidRPr="00942891">
        <w:rPr>
          <w:lang w:val="sr-Cyrl-RS"/>
        </w:rPr>
        <w:t>Помоћне компоненте</w:t>
      </w:r>
      <w:bookmarkEnd w:id="40"/>
    </w:p>
    <w:p w14:paraId="365479D9" w14:textId="391F8F39" w:rsidR="007803F6" w:rsidRPr="00942891" w:rsidRDefault="00CD43A8" w:rsidP="00CD43A8">
      <w:pPr>
        <w:pStyle w:val="Osnovnitekst"/>
        <w:rPr>
          <w:i/>
          <w:iCs/>
          <w:lang w:val="sr-Cyrl-RS"/>
        </w:rPr>
      </w:pPr>
      <w:r w:rsidRPr="00942891">
        <w:rPr>
          <w:lang w:val="sr-Cyrl-RS"/>
        </w:rPr>
        <w:t>За реализацију претходно наведених прозора, биле су потребне и помоћне компоненте, које нису део библиотеке CTK (</w:t>
      </w:r>
      <w:r w:rsidRPr="00942891">
        <w:rPr>
          <w:i/>
          <w:iCs/>
          <w:lang w:val="sr-Cyrl-RS"/>
        </w:rPr>
        <w:t>CustomTkinter</w:t>
      </w:r>
      <w:r w:rsidRPr="00942891">
        <w:rPr>
          <w:lang w:val="sr-Cyrl-RS"/>
        </w:rPr>
        <w:t xml:space="preserve">). То су класе </w:t>
      </w:r>
      <w:r w:rsidRPr="00942891">
        <w:rPr>
          <w:i/>
          <w:iCs/>
          <w:lang w:val="sr-Cyrl-RS"/>
        </w:rPr>
        <w:t xml:space="preserve">RotorDisplay </w:t>
      </w:r>
      <w:r w:rsidRPr="00942891">
        <w:rPr>
          <w:lang w:val="sr-Cyrl-RS"/>
        </w:rPr>
        <w:t xml:space="preserve">и </w:t>
      </w:r>
      <w:r w:rsidRPr="00942891">
        <w:rPr>
          <w:i/>
          <w:iCs/>
          <w:lang w:val="sr-Cyrl-RS"/>
        </w:rPr>
        <w:t>SpinnerSelector</w:t>
      </w:r>
      <w:r w:rsidR="001105A9" w:rsidRPr="00942891">
        <w:rPr>
          <w:i/>
          <w:iCs/>
          <w:lang w:val="sr-Cyrl-RS"/>
        </w:rPr>
        <w:t xml:space="preserve"> </w:t>
      </w:r>
      <w:r w:rsidR="001105A9" w:rsidRPr="00942891">
        <w:rPr>
          <w:lang w:val="sr-Cyrl-RS"/>
        </w:rPr>
        <w:t xml:space="preserve">дефинисане у датотеци </w:t>
      </w:r>
      <w:r w:rsidR="001105A9" w:rsidRPr="00942891">
        <w:rPr>
          <w:i/>
          <w:iCs/>
          <w:lang w:val="sr-Cyrl-RS"/>
        </w:rPr>
        <w:t>widgets.py.</w:t>
      </w:r>
    </w:p>
    <w:p w14:paraId="73284969" w14:textId="5D5E9CC6" w:rsidR="001105A9" w:rsidRPr="00942891" w:rsidRDefault="001105A9" w:rsidP="001105A9">
      <w:pPr>
        <w:pStyle w:val="IIInivonaslova-Odeljak"/>
        <w:rPr>
          <w:lang w:val="sr-Cyrl-RS"/>
        </w:rPr>
      </w:pPr>
      <w:bookmarkStart w:id="41" w:name="_Toc212025131"/>
      <w:r w:rsidRPr="00942891">
        <w:rPr>
          <w:lang w:val="sr-Cyrl-RS"/>
        </w:rPr>
        <w:t>SpinnerSelector</w:t>
      </w:r>
      <w:bookmarkEnd w:id="41"/>
    </w:p>
    <w:p w14:paraId="587585B7" w14:textId="21177E22" w:rsidR="001105A9" w:rsidRPr="00942891" w:rsidRDefault="001105A9" w:rsidP="001105A9">
      <w:pPr>
        <w:pStyle w:val="Osnovnitekst"/>
        <w:rPr>
          <w:lang w:val="sr-Cyrl-RS"/>
        </w:rPr>
      </w:pPr>
      <w:r w:rsidRPr="00942891">
        <w:rPr>
          <w:lang w:val="sr-Cyrl-RS"/>
        </w:rPr>
        <w:t xml:space="preserve">Ова класа представља прилагодљиви елемент за избор вредности путем дугмади. Наслеђује класу </w:t>
      </w:r>
      <w:r w:rsidRPr="00942891">
        <w:rPr>
          <w:i/>
          <w:iCs/>
          <w:lang w:val="sr-Cyrl-RS"/>
        </w:rPr>
        <w:t xml:space="preserve">CtkFrame </w:t>
      </w:r>
      <w:r w:rsidRPr="00942891">
        <w:rPr>
          <w:lang w:val="sr-Cyrl-RS"/>
        </w:rPr>
        <w:t xml:space="preserve">из CTK, и омогућава кориснику да бира између слова или бројева у зависности од изабраног режима. </w:t>
      </w:r>
    </w:p>
    <w:p w14:paraId="6B4B7787" w14:textId="184BA8C3" w:rsidR="001105A9" w:rsidRPr="00942891" w:rsidRDefault="001105A9" w:rsidP="001105A9">
      <w:pPr>
        <w:pStyle w:val="Osnovnitekst"/>
        <w:rPr>
          <w:lang w:val="sr-Cyrl-RS"/>
        </w:rPr>
      </w:pPr>
      <w:r w:rsidRPr="00942891">
        <w:rPr>
          <w:lang w:val="sr-Cyrl-RS"/>
        </w:rPr>
        <w:t xml:space="preserve">Постоје два режима рада, </w:t>
      </w:r>
      <w:r w:rsidRPr="00942891">
        <w:rPr>
          <w:i/>
          <w:iCs/>
          <w:lang w:val="sr-Cyrl-RS"/>
        </w:rPr>
        <w:t xml:space="preserve">number </w:t>
      </w:r>
      <w:r w:rsidRPr="00942891">
        <w:rPr>
          <w:lang w:val="sr-Cyrl-RS"/>
        </w:rPr>
        <w:t xml:space="preserve">и </w:t>
      </w:r>
      <w:r w:rsidRPr="00942891">
        <w:rPr>
          <w:i/>
          <w:iCs/>
          <w:lang w:val="sr-Cyrl-RS"/>
        </w:rPr>
        <w:t xml:space="preserve">letter, </w:t>
      </w:r>
      <w:r w:rsidRPr="00942891">
        <w:rPr>
          <w:lang w:val="sr-Cyrl-RS"/>
        </w:rPr>
        <w:t>који показују бројеве 0-2</w:t>
      </w:r>
      <w:r w:rsidR="00163171">
        <w:rPr>
          <w:lang w:val="sr-Cyrl-RS"/>
        </w:rPr>
        <w:t>5</w:t>
      </w:r>
      <w:r w:rsidRPr="00942891">
        <w:rPr>
          <w:lang w:val="sr-Cyrl-RS"/>
        </w:rPr>
        <w:t>, односно слова енглеске абецеде A-Z.</w:t>
      </w:r>
      <w:r w:rsidR="009E6363" w:rsidRPr="00942891">
        <w:rPr>
          <w:lang w:val="sr-Cyrl-RS"/>
        </w:rPr>
        <w:t xml:space="preserve"> Омогућено је циклично кретање вредности.</w:t>
      </w:r>
      <w:r w:rsidRPr="00942891">
        <w:rPr>
          <w:lang w:val="sr-Cyrl-RS"/>
        </w:rPr>
        <w:t xml:space="preserve"> Сам интерфејс се састоји од три елемента: дугме за повећање (+), дугме за смањење (-) и ознака која приказује </w:t>
      </w:r>
      <w:r w:rsidRPr="00942891">
        <w:rPr>
          <w:lang w:val="sr-Cyrl-RS"/>
        </w:rPr>
        <w:lastRenderedPageBreak/>
        <w:t>тренутну вредност. Класа садржи методе за мењање вредности у складу са режимом, за форматирање вредности за приказ, као и две методе за дохватање и постављање вредности.</w:t>
      </w:r>
    </w:p>
    <w:p w14:paraId="6A1251D4" w14:textId="32E1F9B1" w:rsidR="001105A9" w:rsidRPr="00942891" w:rsidRDefault="001105A9" w:rsidP="001105A9">
      <w:pPr>
        <w:pStyle w:val="Osnovnitekst"/>
        <w:rPr>
          <w:lang w:val="sr-Cyrl-RS"/>
        </w:rPr>
      </w:pPr>
      <w:r w:rsidRPr="00942891">
        <w:rPr>
          <w:lang w:val="sr-Cyrl-RS"/>
        </w:rPr>
        <w:t xml:space="preserve">Класа се користи у GUI систему за конфигурацију ротора, тачније његове почетне позиције и </w:t>
      </w:r>
      <w:r w:rsidRPr="00942891">
        <w:rPr>
          <w:i/>
          <w:iCs/>
          <w:lang w:val="sr-Cyrl-RS"/>
        </w:rPr>
        <w:t xml:space="preserve">Ringstellung </w:t>
      </w:r>
      <w:r w:rsidRPr="00942891">
        <w:rPr>
          <w:lang w:val="sr-Cyrl-RS"/>
        </w:rPr>
        <w:t>компоненте. Омогућава једноставан и интуитиван унос</w:t>
      </w:r>
      <w:r w:rsidR="006A2D4A" w:rsidRPr="00942891">
        <w:rPr>
          <w:lang w:val="sr-Cyrl-RS"/>
        </w:rPr>
        <w:t>, а такође веома личи на начин конфигурације праве Енигма машине.</w:t>
      </w:r>
    </w:p>
    <w:p w14:paraId="7E966822" w14:textId="35A6A7B7" w:rsidR="006A2D4A" w:rsidRPr="00942891" w:rsidRDefault="006A2D4A" w:rsidP="006A2D4A">
      <w:pPr>
        <w:pStyle w:val="IIInivonaslova-Odeljak"/>
        <w:rPr>
          <w:lang w:val="sr-Cyrl-RS"/>
        </w:rPr>
      </w:pPr>
      <w:bookmarkStart w:id="42" w:name="_Toc212025132"/>
      <w:r w:rsidRPr="00942891">
        <w:rPr>
          <w:lang w:val="sr-Cyrl-RS"/>
        </w:rPr>
        <w:t>RotorDisplay</w:t>
      </w:r>
      <w:bookmarkEnd w:id="42"/>
    </w:p>
    <w:p w14:paraId="3262C992" w14:textId="6B8395DD" w:rsidR="006A2D4A" w:rsidRPr="00942891" w:rsidRDefault="006A2D4A" w:rsidP="006A2D4A">
      <w:pPr>
        <w:pStyle w:val="Osnovnitekst"/>
        <w:rPr>
          <w:lang w:val="sr-Cyrl-RS"/>
        </w:rPr>
      </w:pPr>
      <w:r w:rsidRPr="00942891">
        <w:rPr>
          <w:lang w:val="sr-Cyrl-RS"/>
        </w:rPr>
        <w:t xml:space="preserve">Класа </w:t>
      </w:r>
      <w:r w:rsidRPr="00942891">
        <w:rPr>
          <w:i/>
          <w:iCs/>
          <w:lang w:val="sr-Cyrl-RS"/>
        </w:rPr>
        <w:t>RotorDisplay</w:t>
      </w:r>
      <w:r w:rsidRPr="00942891">
        <w:rPr>
          <w:lang w:val="sr-Cyrl-RS"/>
        </w:rPr>
        <w:t xml:space="preserve"> служи за приказ стања ротора Енигма машине. Повезана је са објектом ротора (класа </w:t>
      </w:r>
      <w:r w:rsidRPr="00942891">
        <w:rPr>
          <w:i/>
          <w:iCs/>
          <w:lang w:val="sr-Cyrl-RS"/>
        </w:rPr>
        <w:t>Rotor</w:t>
      </w:r>
      <w:r w:rsidRPr="00942891">
        <w:rPr>
          <w:lang w:val="sr-Cyrl-RS"/>
        </w:rPr>
        <w:t>) ради динамичког приказа његовог тренутног стања.</w:t>
      </w:r>
    </w:p>
    <w:p w14:paraId="08C30858" w14:textId="13C96CD4" w:rsidR="006A2D4A" w:rsidRPr="00942891" w:rsidRDefault="006A2D4A" w:rsidP="006A2D4A">
      <w:pPr>
        <w:pStyle w:val="Osnovnitekst"/>
        <w:rPr>
          <w:lang w:val="sr-Cyrl-RS"/>
        </w:rPr>
      </w:pPr>
      <w:r w:rsidRPr="00942891">
        <w:rPr>
          <w:lang w:val="sr-Cyrl-RS"/>
        </w:rPr>
        <w:t>Централни део приказа састоји се од пет редова који представљају тренутну позицију ротора и њене суседе (два слова изнад и два испод). Тренутна позиција пр</w:t>
      </w:r>
      <w:r w:rsidR="003B6F72" w:rsidRPr="00942891">
        <w:rPr>
          <w:lang w:val="sr-Cyrl-RS"/>
        </w:rPr>
        <w:t>и</w:t>
      </w:r>
      <w:r w:rsidRPr="00942891">
        <w:rPr>
          <w:lang w:val="sr-Cyrl-RS"/>
        </w:rPr>
        <w:t>казана</w:t>
      </w:r>
      <w:r w:rsidR="003B6F72" w:rsidRPr="00942891">
        <w:rPr>
          <w:lang w:val="sr-Cyrl-RS"/>
        </w:rPr>
        <w:t xml:space="preserve"> је</w:t>
      </w:r>
      <w:r w:rsidRPr="00942891">
        <w:rPr>
          <w:lang w:val="sr-Cyrl-RS"/>
        </w:rPr>
        <w:t xml:space="preserve"> подебљаним и увећаним словом. Класа садржи поље </w:t>
      </w:r>
      <w:r w:rsidRPr="00942891">
        <w:rPr>
          <w:i/>
          <w:iCs/>
          <w:lang w:val="sr-Cyrl-RS"/>
        </w:rPr>
        <w:t xml:space="preserve">rotor_object </w:t>
      </w:r>
      <w:r w:rsidRPr="00942891">
        <w:rPr>
          <w:lang w:val="sr-Cyrl-RS"/>
        </w:rPr>
        <w:t xml:space="preserve">помоћу којег је синхронизована са одговарајућим ротором машине. </w:t>
      </w:r>
      <w:r w:rsidRPr="00942891">
        <w:rPr>
          <w:i/>
          <w:iCs/>
          <w:lang w:val="sr-Cyrl-RS"/>
        </w:rPr>
        <w:t xml:space="preserve">Notch </w:t>
      </w:r>
      <w:r w:rsidRPr="00942891">
        <w:rPr>
          <w:lang w:val="sr-Cyrl-RS"/>
        </w:rPr>
        <w:t xml:space="preserve">позиција је приказана светлоплавом бојом, како би се јасно назначило када је ротор близу активације ротирања следећег ротора. Интерфејс садржи и дугме </w:t>
      </w:r>
      <w:r w:rsidRPr="00942891">
        <w:rPr>
          <w:i/>
          <w:iCs/>
          <w:lang w:val="sr-Cyrl-RS"/>
        </w:rPr>
        <w:t xml:space="preserve">Nazad, </w:t>
      </w:r>
      <w:r w:rsidRPr="00942891">
        <w:rPr>
          <w:lang w:val="sr-Cyrl-RS"/>
        </w:rPr>
        <w:t>чијим се притиском ротор окреће за једно место уназад.</w:t>
      </w:r>
    </w:p>
    <w:p w14:paraId="7072752A" w14:textId="0515D55E" w:rsidR="006A2D4A" w:rsidRPr="00942891" w:rsidRDefault="006A2D4A" w:rsidP="006A2D4A">
      <w:pPr>
        <w:pStyle w:val="Osnovnitekst"/>
        <w:rPr>
          <w:lang w:val="sr-Cyrl-RS"/>
        </w:rPr>
      </w:pPr>
      <w:r w:rsidRPr="00942891">
        <w:rPr>
          <w:lang w:val="sr-Cyrl-RS"/>
        </w:rPr>
        <w:t xml:space="preserve">Имплементирана је метода </w:t>
      </w:r>
      <w:r w:rsidRPr="00942891">
        <w:rPr>
          <w:i/>
          <w:iCs/>
          <w:lang w:val="sr-Cyrl-RS"/>
        </w:rPr>
        <w:t xml:space="preserve">create_display, </w:t>
      </w:r>
      <w:r w:rsidRPr="00942891">
        <w:rPr>
          <w:lang w:val="sr-Cyrl-RS"/>
        </w:rPr>
        <w:t xml:space="preserve">која креира </w:t>
      </w:r>
      <w:r w:rsidR="00CA149B" w:rsidRPr="00942891">
        <w:rPr>
          <w:lang w:val="sr-Cyrl-RS"/>
        </w:rPr>
        <w:t xml:space="preserve">горе описани интерфејс, а такође и метода </w:t>
      </w:r>
      <w:r w:rsidR="00CA149B" w:rsidRPr="00942891">
        <w:rPr>
          <w:i/>
          <w:iCs/>
          <w:lang w:val="sr-Cyrl-RS"/>
        </w:rPr>
        <w:t xml:space="preserve">update_display </w:t>
      </w:r>
      <w:r w:rsidR="00CA149B" w:rsidRPr="00942891">
        <w:rPr>
          <w:lang w:val="sr-Cyrl-RS"/>
        </w:rPr>
        <w:t xml:space="preserve">за ажурирање текста и боје у складу са новом позицијом. Метода </w:t>
      </w:r>
      <w:r w:rsidR="00CA149B" w:rsidRPr="00942891">
        <w:rPr>
          <w:i/>
          <w:iCs/>
          <w:lang w:val="sr-Cyrl-RS"/>
        </w:rPr>
        <w:t xml:space="preserve">rotate_backward </w:t>
      </w:r>
      <w:r w:rsidR="00CA149B" w:rsidRPr="00942891">
        <w:rPr>
          <w:lang w:val="sr-Cyrl-RS"/>
        </w:rPr>
        <w:t xml:space="preserve">се активира притиском на дугме </w:t>
      </w:r>
      <w:r w:rsidR="00CA149B" w:rsidRPr="00942891">
        <w:rPr>
          <w:i/>
          <w:iCs/>
          <w:lang w:val="sr-Cyrl-RS"/>
        </w:rPr>
        <w:t xml:space="preserve">Nazad </w:t>
      </w:r>
      <w:r w:rsidR="00CA149B" w:rsidRPr="00942891">
        <w:rPr>
          <w:lang w:val="sr-Cyrl-RS"/>
        </w:rPr>
        <w:t>и што је важно, не ажурира само приказ ротора, већ окреће и ротор објекат унутар инстанцира</w:t>
      </w:r>
      <w:r w:rsidR="00790D31" w:rsidRPr="00942891">
        <w:rPr>
          <w:lang w:val="sr-Cyrl-RS"/>
        </w:rPr>
        <w:t>н</w:t>
      </w:r>
      <w:r w:rsidR="00CA149B" w:rsidRPr="00942891">
        <w:rPr>
          <w:lang w:val="sr-Cyrl-RS"/>
        </w:rPr>
        <w:t>е машине.</w:t>
      </w:r>
    </w:p>
    <w:p w14:paraId="57725173" w14:textId="01CFB296" w:rsidR="00CA149B" w:rsidRPr="00942891" w:rsidRDefault="00CA149B" w:rsidP="006A2D4A">
      <w:pPr>
        <w:pStyle w:val="Osnovnitekst"/>
        <w:rPr>
          <w:lang w:val="sr-Cyrl-RS"/>
        </w:rPr>
      </w:pPr>
      <w:r w:rsidRPr="00942891">
        <w:rPr>
          <w:lang w:val="sr-Cyrl-RS"/>
        </w:rPr>
        <w:t>Компонента је важан визуелни детаљ. Нема архаични дизајн као права Енигма машина, али веродостојно приказује механизам рада ротора. Значајно доприносу разумевању рада ротора.</w:t>
      </w:r>
    </w:p>
    <w:p w14:paraId="41A1ADA1" w14:textId="288090E0" w:rsidR="00F768B2" w:rsidRPr="00942891" w:rsidRDefault="00F768B2" w:rsidP="00F768B2">
      <w:pPr>
        <w:pStyle w:val="IInivonaslova-Potpoglavlje"/>
        <w:rPr>
          <w:lang w:val="sr-Cyrl-RS"/>
        </w:rPr>
      </w:pPr>
      <w:bookmarkStart w:id="43" w:name="_Toc212025133"/>
      <w:r w:rsidRPr="00942891">
        <w:rPr>
          <w:lang w:val="sr-Cyrl-RS"/>
        </w:rPr>
        <w:t>Параметри креирања Енигма машине</w:t>
      </w:r>
      <w:bookmarkEnd w:id="43"/>
    </w:p>
    <w:p w14:paraId="61B591B4" w14:textId="49D085C6" w:rsidR="00F768B2" w:rsidRPr="00942891" w:rsidRDefault="00F768B2" w:rsidP="006148EC">
      <w:pPr>
        <w:pStyle w:val="Osnovnitekst"/>
        <w:rPr>
          <w:lang w:val="sr-Cyrl-RS"/>
        </w:rPr>
      </w:pPr>
      <w:r w:rsidRPr="00942891">
        <w:rPr>
          <w:lang w:val="sr-Cyrl-RS"/>
        </w:rPr>
        <w:t xml:space="preserve">Да би се креирала инстанца машине (класа </w:t>
      </w:r>
      <w:r w:rsidRPr="00942891">
        <w:rPr>
          <w:i/>
          <w:iCs/>
          <w:lang w:val="sr-Cyrl-RS"/>
        </w:rPr>
        <w:t>EnigmaMachine</w:t>
      </w:r>
      <w:r w:rsidRPr="00942891">
        <w:rPr>
          <w:lang w:val="sr-Cyrl-RS"/>
        </w:rPr>
        <w:t xml:space="preserve">), потребно је првенствено дефинисати конфигурацију машине. </w:t>
      </w:r>
      <w:r w:rsidR="00972777" w:rsidRPr="00942891">
        <w:rPr>
          <w:lang w:val="sr-Cyrl-RS"/>
        </w:rPr>
        <w:t>За то је резервисан посебан оквир симулатора</w:t>
      </w:r>
      <w:r w:rsidR="006148EC" w:rsidRPr="00942891">
        <w:rPr>
          <w:lang w:val="sr-Cyrl-RS"/>
        </w:rPr>
        <w:t xml:space="preserve"> приказан на слици 6.2.1</w:t>
      </w:r>
      <w:r w:rsidR="00972777" w:rsidRPr="00942891">
        <w:rPr>
          <w:lang w:val="sr-Cyrl-RS"/>
        </w:rPr>
        <w:t xml:space="preserve">. </w:t>
      </w:r>
    </w:p>
    <w:p w14:paraId="71AC666E" w14:textId="10C4C926" w:rsidR="00D16D4A" w:rsidRPr="00942891" w:rsidRDefault="006148EC" w:rsidP="006148EC">
      <w:pPr>
        <w:pStyle w:val="SlikeTabele"/>
        <w:rPr>
          <w:lang w:val="sr-Cyrl-RS"/>
        </w:rPr>
      </w:pPr>
      <w:r w:rsidRPr="00942891">
        <w:rPr>
          <w:noProof/>
          <w:lang w:val="sr-Cyrl-RS"/>
        </w:rPr>
        <w:drawing>
          <wp:inline distT="0" distB="0" distL="0" distR="0" wp14:anchorId="686564BC" wp14:editId="11142DAF">
            <wp:extent cx="3064933" cy="2773959"/>
            <wp:effectExtent l="0" t="0" r="0" b="0"/>
            <wp:docPr id="2143980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0642" name="Picture 2143980642"/>
                    <pic:cNvPicPr/>
                  </pic:nvPicPr>
                  <pic:blipFill>
                    <a:blip r:embed="rId20">
                      <a:extLst>
                        <a:ext uri="{28A0092B-C50C-407E-A947-70E740481C1C}">
                          <a14:useLocalDpi xmlns:a14="http://schemas.microsoft.com/office/drawing/2010/main" val="0"/>
                        </a:ext>
                      </a:extLst>
                    </a:blip>
                    <a:stretch>
                      <a:fillRect/>
                    </a:stretch>
                  </pic:blipFill>
                  <pic:spPr>
                    <a:xfrm>
                      <a:off x="0" y="0"/>
                      <a:ext cx="3098817" cy="2804626"/>
                    </a:xfrm>
                    <a:prstGeom prst="rect">
                      <a:avLst/>
                    </a:prstGeom>
                  </pic:spPr>
                </pic:pic>
              </a:graphicData>
            </a:graphic>
          </wp:inline>
        </w:drawing>
      </w:r>
    </w:p>
    <w:p w14:paraId="1FA2E928" w14:textId="442A798F" w:rsidR="008460C1" w:rsidRPr="00942891" w:rsidRDefault="008460C1" w:rsidP="008460C1">
      <w:pPr>
        <w:pStyle w:val="Oznakaslike"/>
        <w:rPr>
          <w:lang w:val="sr-Cyrl-RS"/>
        </w:rPr>
      </w:pPr>
      <w:bookmarkStart w:id="44" w:name="_Toc212025925"/>
      <w:r w:rsidRPr="00942891">
        <w:rPr>
          <w:lang w:val="sr-Cyrl-RS"/>
        </w:rPr>
        <w:t>Слика 6.2.1. Приказ оквира за параметризацију Енигма машине</w:t>
      </w:r>
      <w:bookmarkEnd w:id="44"/>
    </w:p>
    <w:p w14:paraId="69DFA546" w14:textId="352E8678" w:rsidR="006148EC" w:rsidRPr="00942891" w:rsidRDefault="006148EC" w:rsidP="006148EC">
      <w:pPr>
        <w:pStyle w:val="Osnovnitekst"/>
        <w:rPr>
          <w:lang w:val="sr-Cyrl-RS"/>
        </w:rPr>
      </w:pPr>
      <w:r w:rsidRPr="00942891">
        <w:rPr>
          <w:lang w:val="sr-Cyrl-RS"/>
        </w:rPr>
        <w:lastRenderedPageBreak/>
        <w:t xml:space="preserve">У оквиру је могуће за сваку позицију ротора изабрати један од 8 различитих ротора који су коришћени на ратним машинама. За сваки изабран ротор, могуће је одабрати почетну позицију ротора и </w:t>
      </w:r>
      <w:r w:rsidRPr="00942891">
        <w:rPr>
          <w:i/>
          <w:iCs/>
          <w:lang w:val="sr-Cyrl-RS"/>
        </w:rPr>
        <w:t xml:space="preserve">Ringstellung </w:t>
      </w:r>
      <w:r w:rsidRPr="00942891">
        <w:rPr>
          <w:lang w:val="sr-Cyrl-RS"/>
        </w:rPr>
        <w:t xml:space="preserve">конфигурацију, То је омогућено користећи класу </w:t>
      </w:r>
      <w:r w:rsidRPr="00942891">
        <w:rPr>
          <w:i/>
          <w:iCs/>
          <w:lang w:val="sr-Cyrl-RS"/>
        </w:rPr>
        <w:t>SpinnerSelector</w:t>
      </w:r>
      <w:r w:rsidRPr="00942891">
        <w:rPr>
          <w:lang w:val="sr-Cyrl-RS"/>
        </w:rPr>
        <w:t xml:space="preserve">. Наравно, постоји и опција за бирање рефлектора, а на располагању су три модела </w:t>
      </w:r>
      <w:r w:rsidRPr="00942891">
        <w:rPr>
          <w:i/>
          <w:iCs/>
          <w:lang w:val="sr-Cyrl-RS"/>
        </w:rPr>
        <w:t xml:space="preserve">А, B </w:t>
      </w:r>
      <w:r w:rsidRPr="00942891">
        <w:rPr>
          <w:lang w:val="sr-Cyrl-RS"/>
        </w:rPr>
        <w:t xml:space="preserve">и </w:t>
      </w:r>
      <w:r w:rsidRPr="00942891">
        <w:rPr>
          <w:i/>
          <w:iCs/>
          <w:lang w:val="sr-Cyrl-RS"/>
        </w:rPr>
        <w:t>C.</w:t>
      </w:r>
      <w:r w:rsidRPr="00942891">
        <w:rPr>
          <w:lang w:val="sr-Cyrl-RS"/>
        </w:rPr>
        <w:t xml:space="preserve"> Одабир ових компоненти врши се помоћу падајућег менија, у CTK библиотеци означеног као </w:t>
      </w:r>
      <w:r w:rsidRPr="00942891">
        <w:rPr>
          <w:i/>
          <w:iCs/>
          <w:lang w:val="sr-Cyrl-RS"/>
        </w:rPr>
        <w:t>CtkOptionMenu.</w:t>
      </w:r>
      <w:r w:rsidR="00255628" w:rsidRPr="00942891">
        <w:rPr>
          <w:i/>
          <w:iCs/>
          <w:lang w:val="sr-Cyrl-RS"/>
        </w:rPr>
        <w:t xml:space="preserve"> Notch </w:t>
      </w:r>
      <w:r w:rsidR="00255628" w:rsidRPr="00942891">
        <w:rPr>
          <w:lang w:val="sr-Cyrl-RS"/>
        </w:rPr>
        <w:t>позиција се не бира, већ је аутоматски одабрана избором ротора.</w:t>
      </w:r>
    </w:p>
    <w:p w14:paraId="3B67EFCD" w14:textId="38A923B8" w:rsidR="006148EC" w:rsidRPr="00942891" w:rsidRDefault="006148EC" w:rsidP="006148EC">
      <w:pPr>
        <w:pStyle w:val="Osnovnitekst"/>
        <w:rPr>
          <w:lang w:val="sr-Cyrl-RS"/>
        </w:rPr>
      </w:pPr>
      <w:r w:rsidRPr="00942891">
        <w:rPr>
          <w:lang w:val="sr-Cyrl-RS"/>
        </w:rPr>
        <w:t xml:space="preserve">У овом оквиру постоји и дугме </w:t>
      </w:r>
      <w:r w:rsidRPr="00942891">
        <w:rPr>
          <w:i/>
          <w:iCs/>
          <w:lang w:val="sr-Cyrl-RS"/>
        </w:rPr>
        <w:t xml:space="preserve">KREIRAJ MAŠINU, </w:t>
      </w:r>
      <w:r w:rsidRPr="00942891">
        <w:rPr>
          <w:lang w:val="sr-Cyrl-RS"/>
        </w:rPr>
        <w:t>а кликом на њега инстанцира се машин</w:t>
      </w:r>
      <w:r w:rsidR="004B6E4F" w:rsidRPr="00942891">
        <w:rPr>
          <w:lang w:val="sr-Cyrl-RS"/>
        </w:rPr>
        <w:t>а</w:t>
      </w:r>
      <w:r w:rsidRPr="00942891">
        <w:rPr>
          <w:lang w:val="sr-Cyrl-RS"/>
        </w:rPr>
        <w:t xml:space="preserve"> и процес шифровање може да се започне.</w:t>
      </w:r>
    </w:p>
    <w:p w14:paraId="3EE7E4FF" w14:textId="3C9C76CA" w:rsidR="00CA149B" w:rsidRPr="00942891" w:rsidRDefault="00CA149B" w:rsidP="00CA149B">
      <w:pPr>
        <w:pStyle w:val="IInivonaslova-Potpoglavlje"/>
        <w:rPr>
          <w:lang w:val="sr-Cyrl-RS"/>
        </w:rPr>
      </w:pPr>
      <w:bookmarkStart w:id="45" w:name="_Toc212025134"/>
      <w:r w:rsidRPr="00942891">
        <w:rPr>
          <w:lang w:val="sr-Cyrl-RS"/>
        </w:rPr>
        <w:t>Визу</w:t>
      </w:r>
      <w:r w:rsidR="00F768B2" w:rsidRPr="00942891">
        <w:rPr>
          <w:lang w:val="sr-Cyrl-RS"/>
        </w:rPr>
        <w:t>е</w:t>
      </w:r>
      <w:r w:rsidRPr="00942891">
        <w:rPr>
          <w:lang w:val="sr-Cyrl-RS"/>
        </w:rPr>
        <w:t>лизатор</w:t>
      </w:r>
      <w:r w:rsidR="00D16D4A" w:rsidRPr="00942891">
        <w:rPr>
          <w:lang w:val="sr-Cyrl-RS"/>
        </w:rPr>
        <w:t>и</w:t>
      </w:r>
      <w:r w:rsidRPr="00942891">
        <w:rPr>
          <w:lang w:val="sr-Cyrl-RS"/>
        </w:rPr>
        <w:t xml:space="preserve"> процеса шифровања</w:t>
      </w:r>
      <w:bookmarkEnd w:id="45"/>
    </w:p>
    <w:p w14:paraId="0FFEC5B0" w14:textId="675233ED" w:rsidR="00AA21EE" w:rsidRPr="00942891" w:rsidRDefault="00AA21EE" w:rsidP="00AA21EE">
      <w:pPr>
        <w:pStyle w:val="Osnovnitekst"/>
        <w:rPr>
          <w:lang w:val="sr-Cyrl-RS"/>
        </w:rPr>
      </w:pPr>
      <w:r w:rsidRPr="00942891">
        <w:rPr>
          <w:lang w:val="sr-Cyrl-RS"/>
        </w:rPr>
        <w:t xml:space="preserve">Како би </w:t>
      </w:r>
      <w:r w:rsidR="0081233E" w:rsidRPr="00942891">
        <w:rPr>
          <w:lang w:val="sr-Cyrl-RS"/>
        </w:rPr>
        <w:t>кроз симулатор могао да се преглед</w:t>
      </w:r>
      <w:r w:rsidR="00E436B6">
        <w:rPr>
          <w:lang w:val="sr-Cyrl-RS"/>
        </w:rPr>
        <w:t>а</w:t>
      </w:r>
      <w:r w:rsidR="0081233E" w:rsidRPr="00942891">
        <w:rPr>
          <w:lang w:val="sr-Cyrl-RS"/>
        </w:rPr>
        <w:t xml:space="preserve"> процес дешифровања</w:t>
      </w:r>
      <w:r w:rsidR="00E436B6">
        <w:rPr>
          <w:lang w:val="sr-Cyrl-RS"/>
        </w:rPr>
        <w:t>,</w:t>
      </w:r>
      <w:r w:rsidR="0081233E" w:rsidRPr="00942891">
        <w:rPr>
          <w:lang w:val="sr-Cyrl-RS"/>
        </w:rPr>
        <w:t xml:space="preserve"> уведена су два оквира. Том одлуком, симулатор је постао занимљивији</w:t>
      </w:r>
      <w:r w:rsidR="006148EC" w:rsidRPr="00942891">
        <w:rPr>
          <w:lang w:val="sr-Cyrl-RS"/>
        </w:rPr>
        <w:t xml:space="preserve"> и демонстративнији. То су оквир за приказ ротора и табле са лампицама и оквир за приказ процеса шифровања једног слова.</w:t>
      </w:r>
    </w:p>
    <w:p w14:paraId="6C804160" w14:textId="36863046" w:rsidR="00255628" w:rsidRPr="00942891" w:rsidRDefault="006148EC" w:rsidP="003C7458">
      <w:pPr>
        <w:pStyle w:val="Osnovnitekst"/>
        <w:rPr>
          <w:lang w:val="sr-Cyrl-RS"/>
        </w:rPr>
      </w:pPr>
      <w:r w:rsidRPr="00942891">
        <w:rPr>
          <w:lang w:val="sr-Cyrl-RS"/>
        </w:rPr>
        <w:t xml:space="preserve">Дугме </w:t>
      </w:r>
      <w:r w:rsidRPr="00942891">
        <w:rPr>
          <w:i/>
          <w:iCs/>
          <w:lang w:val="sr-Cyrl-RS"/>
        </w:rPr>
        <w:t xml:space="preserve">KREIRAJ MAŠINU, </w:t>
      </w:r>
      <w:r w:rsidRPr="00942891">
        <w:rPr>
          <w:lang w:val="sr-Cyrl-RS"/>
        </w:rPr>
        <w:t xml:space="preserve">осим што инстанцира класу </w:t>
      </w:r>
      <w:r w:rsidR="004B6E4F" w:rsidRPr="00942891">
        <w:rPr>
          <w:lang w:val="sr-Cyrl-RS"/>
        </w:rPr>
        <w:t xml:space="preserve">Енигма машине, он модификује централни оквир симулатора. Централни оквир је иницијално празан, а затим кликом овог дугмета у њему се приказују ротори у облику описаног у </w:t>
      </w:r>
      <w:r w:rsidR="004B6E4F" w:rsidRPr="00942891">
        <w:rPr>
          <w:i/>
          <w:iCs/>
          <w:lang w:val="sr-Cyrl-RS"/>
        </w:rPr>
        <w:t>6.1.2. RotorDisplay</w:t>
      </w:r>
      <w:r w:rsidR="004B6E4F" w:rsidRPr="00942891">
        <w:rPr>
          <w:lang w:val="sr-Cyrl-RS"/>
        </w:rPr>
        <w:t>, један до другог. Испод њих се налази и табла са лампицама.</w:t>
      </w:r>
      <w:r w:rsidR="00961A52" w:rsidRPr="00942891">
        <w:rPr>
          <w:lang w:val="sr-Cyrl-RS"/>
        </w:rPr>
        <w:t xml:space="preserve"> Изглед централног оквира приказан је на слици 6.3.1.</w:t>
      </w:r>
      <w:r w:rsidR="00D75407" w:rsidRPr="00942891">
        <w:rPr>
          <w:lang w:val="sr-Cyrl-RS"/>
        </w:rPr>
        <w:t xml:space="preserve"> где се види и рад</w:t>
      </w:r>
      <w:r w:rsidR="0075073A">
        <w:rPr>
          <w:lang w:val="sr-Cyrl-RS"/>
        </w:rPr>
        <w:t xml:space="preserve"> (</w:t>
      </w:r>
      <w:r w:rsidR="00D75407" w:rsidRPr="00942891">
        <w:rPr>
          <w:lang w:val="sr-Cyrl-RS"/>
        </w:rPr>
        <w:t>„свет</w:t>
      </w:r>
      <w:r w:rsidR="00EC0A65">
        <w:rPr>
          <w:lang w:val="sr-Cyrl-RS"/>
        </w:rPr>
        <w:t>љ</w:t>
      </w:r>
      <w:r w:rsidR="00D75407" w:rsidRPr="00942891">
        <w:rPr>
          <w:lang w:val="sr-Cyrl-RS"/>
        </w:rPr>
        <w:t>ење“</w:t>
      </w:r>
      <w:r w:rsidR="0075073A">
        <w:rPr>
          <w:lang w:val="sr-Cyrl-RS"/>
        </w:rPr>
        <w:t>)</w:t>
      </w:r>
      <w:r w:rsidR="00D75407" w:rsidRPr="00942891">
        <w:rPr>
          <w:lang w:val="sr-Cyrl-RS"/>
        </w:rPr>
        <w:t xml:space="preserve"> лампице.</w:t>
      </w:r>
    </w:p>
    <w:p w14:paraId="0F60E680" w14:textId="6B71367E" w:rsidR="00961A52" w:rsidRPr="00942891" w:rsidRDefault="003C7458" w:rsidP="00961A52">
      <w:pPr>
        <w:pStyle w:val="SlikeTabele"/>
        <w:rPr>
          <w:lang w:val="sr-Cyrl-RS"/>
        </w:rPr>
      </w:pPr>
      <w:r w:rsidRPr="00942891">
        <w:rPr>
          <w:noProof/>
          <w:lang w:val="sr-Cyrl-RS"/>
        </w:rPr>
        <w:drawing>
          <wp:inline distT="0" distB="0" distL="0" distR="0" wp14:anchorId="71447E66" wp14:editId="58D76996">
            <wp:extent cx="3992085" cy="3322320"/>
            <wp:effectExtent l="0" t="0" r="0" b="0"/>
            <wp:docPr id="1435315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15942"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005473" cy="3333462"/>
                    </a:xfrm>
                    <a:prstGeom prst="rect">
                      <a:avLst/>
                    </a:prstGeom>
                  </pic:spPr>
                </pic:pic>
              </a:graphicData>
            </a:graphic>
          </wp:inline>
        </w:drawing>
      </w:r>
    </w:p>
    <w:p w14:paraId="3E277910" w14:textId="77756A09" w:rsidR="00961A52" w:rsidRPr="00942891" w:rsidRDefault="00961A52" w:rsidP="00961A52">
      <w:pPr>
        <w:pStyle w:val="Oznakaslike"/>
        <w:rPr>
          <w:lang w:val="sr-Cyrl-RS"/>
        </w:rPr>
      </w:pPr>
      <w:bookmarkStart w:id="46" w:name="_Toc212025926"/>
      <w:r w:rsidRPr="00942891">
        <w:rPr>
          <w:lang w:val="sr-Cyrl-RS"/>
        </w:rPr>
        <w:t>Слика 6.3.1. Приказ оквира са роторима и таблом са лампицама</w:t>
      </w:r>
      <w:r w:rsidR="00255628" w:rsidRPr="00942891">
        <w:rPr>
          <w:rStyle w:val="FootnoteReference"/>
          <w:lang w:val="sr-Cyrl-RS"/>
        </w:rPr>
        <w:footnoteReference w:id="6"/>
      </w:r>
      <w:bookmarkEnd w:id="46"/>
    </w:p>
    <w:p w14:paraId="2698C455" w14:textId="77777777" w:rsidR="00961A52" w:rsidRPr="00942891" w:rsidRDefault="00961A52" w:rsidP="00AA21EE">
      <w:pPr>
        <w:pStyle w:val="Osnovnitekst"/>
        <w:rPr>
          <w:lang w:val="sr-Cyrl-RS"/>
        </w:rPr>
      </w:pPr>
    </w:p>
    <w:p w14:paraId="6EC77214" w14:textId="77777777" w:rsidR="00961A52" w:rsidRPr="00942891" w:rsidRDefault="00961A52" w:rsidP="009E6363">
      <w:pPr>
        <w:pStyle w:val="Osnovnitekst"/>
        <w:ind w:firstLine="0"/>
        <w:rPr>
          <w:lang w:val="sr-Cyrl-RS"/>
        </w:rPr>
      </w:pPr>
    </w:p>
    <w:p w14:paraId="74434855" w14:textId="2F230D71" w:rsidR="004B6E4F" w:rsidRPr="00942891" w:rsidRDefault="004B6E4F" w:rsidP="00AA21EE">
      <w:pPr>
        <w:pStyle w:val="Osnovnitekst"/>
        <w:rPr>
          <w:lang w:val="sr-Cyrl-RS"/>
        </w:rPr>
      </w:pPr>
      <w:r w:rsidRPr="00942891">
        <w:rPr>
          <w:lang w:val="sr-Cyrl-RS"/>
        </w:rPr>
        <w:lastRenderedPageBreak/>
        <w:t xml:space="preserve">Табла са лампицама је инстанцирана класом </w:t>
      </w:r>
      <w:r w:rsidRPr="00942891">
        <w:rPr>
          <w:i/>
          <w:iCs/>
          <w:lang w:val="sr-Cyrl-RS"/>
        </w:rPr>
        <w:t xml:space="preserve">LightboardKeyboard, </w:t>
      </w:r>
      <w:r w:rsidRPr="00942891">
        <w:rPr>
          <w:lang w:val="sr-Cyrl-RS"/>
        </w:rPr>
        <w:t xml:space="preserve">која је дефинисана у датотеци </w:t>
      </w:r>
      <w:r w:rsidRPr="00942891">
        <w:rPr>
          <w:i/>
          <w:iCs/>
          <w:lang w:val="sr-Cyrl-RS"/>
        </w:rPr>
        <w:t xml:space="preserve">lightboard_keyboard.py. </w:t>
      </w:r>
      <w:r w:rsidRPr="00942891">
        <w:rPr>
          <w:lang w:val="sr-Cyrl-RS"/>
        </w:rPr>
        <w:t xml:space="preserve">Њен интерфејс је облика тастатуре и има могућност осветљења притиснутог тастера помоћу метода датих у наставку. Метода </w:t>
      </w:r>
      <w:r w:rsidRPr="00942891">
        <w:rPr>
          <w:i/>
          <w:iCs/>
          <w:lang w:val="sr-Cyrl-RS"/>
        </w:rPr>
        <w:t xml:space="preserve">highlight_key </w:t>
      </w:r>
      <w:r w:rsidRPr="00942891">
        <w:rPr>
          <w:lang w:val="sr-Cyrl-RS"/>
        </w:rPr>
        <w:t xml:space="preserve">дохвата дугме које је притиснуто и мења му боју на табли са лампицама, док друга метода </w:t>
      </w:r>
      <w:r w:rsidR="00961A52" w:rsidRPr="00942891">
        <w:rPr>
          <w:lang w:val="sr-Cyrl-RS"/>
        </w:rPr>
        <w:t>враћа таблу у почетни положај:</w:t>
      </w:r>
      <w:r w:rsidRPr="00942891">
        <w:rPr>
          <w:lang w:val="sr-Cyrl-RS"/>
        </w:rPr>
        <w:t xml:space="preserve"> </w:t>
      </w:r>
    </w:p>
    <w:p w14:paraId="60FA8653" w14:textId="62139283" w:rsidR="004B6E4F" w:rsidRPr="00D40739" w:rsidRDefault="004B6E4F" w:rsidP="004B6E4F">
      <w:pPr>
        <w:pStyle w:val="Osnovnitekst"/>
        <w:rPr>
          <w:rFonts w:ascii="Courier New" w:hAnsi="Courier New" w:cs="Courier New"/>
          <w:lang w:val="sr-Cyrl-RS"/>
        </w:rPr>
      </w:pPr>
      <w:r w:rsidRPr="00D40739">
        <w:rPr>
          <w:rFonts w:ascii="Courier New" w:hAnsi="Courier New" w:cs="Courier New"/>
          <w:b/>
          <w:bCs/>
          <w:lang w:val="sr-Cyrl-RS"/>
        </w:rPr>
        <w:t>def</w:t>
      </w:r>
      <w:r w:rsidRPr="00D40739">
        <w:rPr>
          <w:rFonts w:ascii="Courier New" w:hAnsi="Courier New" w:cs="Courier New"/>
          <w:lang w:val="sr-Cyrl-RS"/>
        </w:rPr>
        <w:t xml:space="preserve"> highlight_key</w:t>
      </w:r>
      <w:r w:rsidRPr="00D40739">
        <w:rPr>
          <w:rFonts w:ascii="Courier New" w:hAnsi="Courier New" w:cs="Courier New"/>
          <w:b/>
          <w:bCs/>
          <w:lang w:val="sr-Cyrl-RS"/>
        </w:rPr>
        <w:t>(</w:t>
      </w:r>
      <w:r w:rsidRPr="00D40739">
        <w:rPr>
          <w:rFonts w:ascii="Courier New" w:hAnsi="Courier New" w:cs="Courier New"/>
          <w:lang w:val="sr-Cyrl-RS"/>
        </w:rPr>
        <w:t>self</w:t>
      </w:r>
      <w:r w:rsidRPr="00D40739">
        <w:rPr>
          <w:rFonts w:ascii="Courier New" w:hAnsi="Courier New" w:cs="Courier New"/>
          <w:b/>
          <w:bCs/>
          <w:lang w:val="sr-Cyrl-RS"/>
        </w:rPr>
        <w:t>,</w:t>
      </w:r>
      <w:r w:rsidRPr="00D40739">
        <w:rPr>
          <w:rFonts w:ascii="Courier New" w:hAnsi="Courier New" w:cs="Courier New"/>
          <w:lang w:val="sr-Cyrl-RS"/>
        </w:rPr>
        <w:t xml:space="preserve"> letter</w:t>
      </w:r>
      <w:r w:rsidRPr="00D40739">
        <w:rPr>
          <w:rFonts w:ascii="Courier New" w:hAnsi="Courier New" w:cs="Courier New"/>
          <w:b/>
          <w:bCs/>
          <w:lang w:val="sr-Cyrl-RS"/>
        </w:rPr>
        <w:t xml:space="preserve">): </w:t>
      </w:r>
    </w:p>
    <w:p w14:paraId="05FFFBE4" w14:textId="77777777" w:rsidR="004B6E4F" w:rsidRPr="00D40739" w:rsidRDefault="004B6E4F" w:rsidP="004B6E4F">
      <w:pPr>
        <w:pStyle w:val="Osnovnitekst"/>
        <w:rPr>
          <w:rFonts w:ascii="Courier New" w:hAnsi="Courier New" w:cs="Courier New"/>
          <w:lang w:val="sr-Cyrl-RS"/>
        </w:rPr>
      </w:pP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reset_highlight</w:t>
      </w:r>
      <w:r w:rsidRPr="00D40739">
        <w:rPr>
          <w:rFonts w:ascii="Courier New" w:hAnsi="Courier New" w:cs="Courier New"/>
          <w:b/>
          <w:bCs/>
          <w:lang w:val="sr-Cyrl-RS"/>
        </w:rPr>
        <w:t>()</w:t>
      </w:r>
    </w:p>
    <w:p w14:paraId="486F1638" w14:textId="77777777" w:rsidR="004B6E4F" w:rsidRPr="00D40739" w:rsidRDefault="004B6E4F" w:rsidP="004B6E4F">
      <w:pPr>
        <w:pStyle w:val="Osnovnitekst"/>
        <w:rPr>
          <w:rFonts w:ascii="Courier New" w:hAnsi="Courier New" w:cs="Courier New"/>
          <w:lang w:val="sr-Cyrl-RS"/>
        </w:rPr>
      </w:pPr>
      <w:r w:rsidRPr="00D40739">
        <w:rPr>
          <w:rFonts w:ascii="Courier New" w:hAnsi="Courier New" w:cs="Courier New"/>
          <w:lang w:val="sr-Cyrl-RS"/>
        </w:rPr>
        <w:t xml:space="preserve">        btn </w:t>
      </w:r>
      <w:r w:rsidRPr="00D40739">
        <w:rPr>
          <w:rFonts w:ascii="Courier New" w:hAnsi="Courier New" w:cs="Courier New"/>
          <w:b/>
          <w:bCs/>
          <w:lang w:val="sr-Cyrl-RS"/>
        </w:rPr>
        <w:t>=</w:t>
      </w: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buttons</w:t>
      </w:r>
      <w:r w:rsidRPr="00D40739">
        <w:rPr>
          <w:rFonts w:ascii="Courier New" w:hAnsi="Courier New" w:cs="Courier New"/>
          <w:b/>
          <w:bCs/>
          <w:lang w:val="sr-Cyrl-RS"/>
        </w:rPr>
        <w:t>.</w:t>
      </w:r>
      <w:r w:rsidRPr="00D40739">
        <w:rPr>
          <w:rFonts w:ascii="Courier New" w:hAnsi="Courier New" w:cs="Courier New"/>
          <w:lang w:val="sr-Cyrl-RS"/>
        </w:rPr>
        <w:t>get</w:t>
      </w:r>
      <w:r w:rsidRPr="00D40739">
        <w:rPr>
          <w:rFonts w:ascii="Courier New" w:hAnsi="Courier New" w:cs="Courier New"/>
          <w:b/>
          <w:bCs/>
          <w:lang w:val="sr-Cyrl-RS"/>
        </w:rPr>
        <w:t>(</w:t>
      </w:r>
      <w:r w:rsidRPr="00D40739">
        <w:rPr>
          <w:rFonts w:ascii="Courier New" w:hAnsi="Courier New" w:cs="Courier New"/>
          <w:lang w:val="sr-Cyrl-RS"/>
        </w:rPr>
        <w:t>letter</w:t>
      </w:r>
      <w:r w:rsidRPr="00D40739">
        <w:rPr>
          <w:rFonts w:ascii="Courier New" w:hAnsi="Courier New" w:cs="Courier New"/>
          <w:b/>
          <w:bCs/>
          <w:lang w:val="sr-Cyrl-RS"/>
        </w:rPr>
        <w:t>.</w:t>
      </w:r>
      <w:r w:rsidRPr="00D40739">
        <w:rPr>
          <w:rFonts w:ascii="Courier New" w:hAnsi="Courier New" w:cs="Courier New"/>
          <w:lang w:val="sr-Cyrl-RS"/>
        </w:rPr>
        <w:t>upper</w:t>
      </w:r>
      <w:r w:rsidRPr="00D40739">
        <w:rPr>
          <w:rFonts w:ascii="Courier New" w:hAnsi="Courier New" w:cs="Courier New"/>
          <w:b/>
          <w:bCs/>
          <w:lang w:val="sr-Cyrl-RS"/>
        </w:rPr>
        <w:t>())</w:t>
      </w:r>
    </w:p>
    <w:p w14:paraId="68B44B9E" w14:textId="77777777" w:rsidR="004B6E4F" w:rsidRPr="00D40739" w:rsidRDefault="004B6E4F" w:rsidP="004B6E4F">
      <w:pPr>
        <w:pStyle w:val="Osnovnitekst"/>
        <w:rPr>
          <w:rFonts w:ascii="Courier New" w:hAnsi="Courier New" w:cs="Courier New"/>
          <w:lang w:val="sr-Cyrl-RS"/>
        </w:rPr>
      </w:pPr>
      <w:r w:rsidRPr="00D40739">
        <w:rPr>
          <w:rFonts w:ascii="Courier New" w:hAnsi="Courier New" w:cs="Courier New"/>
          <w:lang w:val="sr-Cyrl-RS"/>
        </w:rPr>
        <w:t xml:space="preserve">        </w:t>
      </w:r>
      <w:r w:rsidRPr="00D40739">
        <w:rPr>
          <w:rFonts w:ascii="Courier New" w:hAnsi="Courier New" w:cs="Courier New"/>
          <w:b/>
          <w:bCs/>
          <w:lang w:val="sr-Cyrl-RS"/>
        </w:rPr>
        <w:t>if</w:t>
      </w:r>
      <w:r w:rsidRPr="00D40739">
        <w:rPr>
          <w:rFonts w:ascii="Courier New" w:hAnsi="Courier New" w:cs="Courier New"/>
          <w:lang w:val="sr-Cyrl-RS"/>
        </w:rPr>
        <w:t xml:space="preserve"> btn</w:t>
      </w:r>
      <w:r w:rsidRPr="00D40739">
        <w:rPr>
          <w:rFonts w:ascii="Courier New" w:hAnsi="Courier New" w:cs="Courier New"/>
          <w:b/>
          <w:bCs/>
          <w:lang w:val="sr-Cyrl-RS"/>
        </w:rPr>
        <w:t>:</w:t>
      </w:r>
    </w:p>
    <w:p w14:paraId="67C5CE1A" w14:textId="77777777" w:rsidR="004B6E4F" w:rsidRPr="00D40739" w:rsidRDefault="004B6E4F" w:rsidP="004B6E4F">
      <w:pPr>
        <w:pStyle w:val="Osnovnitekst"/>
        <w:rPr>
          <w:rFonts w:ascii="Courier New" w:hAnsi="Courier New" w:cs="Courier New"/>
          <w:lang w:val="sr-Cyrl-RS"/>
        </w:rPr>
      </w:pPr>
      <w:r w:rsidRPr="00D40739">
        <w:rPr>
          <w:rFonts w:ascii="Courier New" w:hAnsi="Courier New" w:cs="Courier New"/>
          <w:lang w:val="sr-Cyrl-RS"/>
        </w:rPr>
        <w:t xml:space="preserve">            btn</w:t>
      </w:r>
      <w:r w:rsidRPr="00D40739">
        <w:rPr>
          <w:rFonts w:ascii="Courier New" w:hAnsi="Courier New" w:cs="Courier New"/>
          <w:b/>
          <w:bCs/>
          <w:lang w:val="sr-Cyrl-RS"/>
        </w:rPr>
        <w:t>.</w:t>
      </w:r>
      <w:r w:rsidRPr="00D40739">
        <w:rPr>
          <w:rFonts w:ascii="Courier New" w:hAnsi="Courier New" w:cs="Courier New"/>
          <w:lang w:val="sr-Cyrl-RS"/>
        </w:rPr>
        <w:t>configure</w:t>
      </w:r>
      <w:r w:rsidRPr="00D40739">
        <w:rPr>
          <w:rFonts w:ascii="Courier New" w:hAnsi="Courier New" w:cs="Courier New"/>
          <w:b/>
          <w:bCs/>
          <w:lang w:val="sr-Cyrl-RS"/>
        </w:rPr>
        <w:t>(</w:t>
      </w:r>
      <w:r w:rsidRPr="00D40739">
        <w:rPr>
          <w:rFonts w:ascii="Courier New" w:hAnsi="Courier New" w:cs="Courier New"/>
          <w:lang w:val="sr-Cyrl-RS"/>
        </w:rPr>
        <w:t>fg_color</w:t>
      </w:r>
      <w:r w:rsidRPr="00D40739">
        <w:rPr>
          <w:rFonts w:ascii="Courier New" w:hAnsi="Courier New" w:cs="Courier New"/>
          <w:b/>
          <w:bCs/>
          <w:lang w:val="sr-Cyrl-RS"/>
        </w:rPr>
        <w:t>=</w:t>
      </w:r>
      <w:r w:rsidRPr="00D40739">
        <w:rPr>
          <w:rFonts w:ascii="Courier New" w:hAnsi="Courier New" w:cs="Courier New"/>
          <w:lang w:val="sr-Cyrl-RS"/>
        </w:rPr>
        <w:t>"yellow"</w:t>
      </w:r>
      <w:r w:rsidRPr="00D40739">
        <w:rPr>
          <w:rFonts w:ascii="Courier New" w:hAnsi="Courier New" w:cs="Courier New"/>
          <w:b/>
          <w:bCs/>
          <w:lang w:val="sr-Cyrl-RS"/>
        </w:rPr>
        <w:t>,</w:t>
      </w:r>
      <w:r w:rsidRPr="00D40739">
        <w:rPr>
          <w:rFonts w:ascii="Courier New" w:hAnsi="Courier New" w:cs="Courier New"/>
          <w:lang w:val="sr-Cyrl-RS"/>
        </w:rPr>
        <w:t xml:space="preserve"> text_color</w:t>
      </w:r>
      <w:r w:rsidRPr="00D40739">
        <w:rPr>
          <w:rFonts w:ascii="Courier New" w:hAnsi="Courier New" w:cs="Courier New"/>
          <w:b/>
          <w:bCs/>
          <w:lang w:val="sr-Cyrl-RS"/>
        </w:rPr>
        <w:t>=</w:t>
      </w:r>
      <w:r w:rsidRPr="00D40739">
        <w:rPr>
          <w:rFonts w:ascii="Courier New" w:hAnsi="Courier New" w:cs="Courier New"/>
          <w:lang w:val="sr-Cyrl-RS"/>
        </w:rPr>
        <w:t>"black"</w:t>
      </w:r>
      <w:r w:rsidRPr="00D40739">
        <w:rPr>
          <w:rFonts w:ascii="Courier New" w:hAnsi="Courier New" w:cs="Courier New"/>
          <w:b/>
          <w:bCs/>
          <w:lang w:val="sr-Cyrl-RS"/>
        </w:rPr>
        <w:t>)</w:t>
      </w:r>
    </w:p>
    <w:p w14:paraId="26DCAA4A" w14:textId="20D9DA0E" w:rsidR="004B6E4F" w:rsidRPr="00D40739" w:rsidRDefault="004B6E4F" w:rsidP="00255628">
      <w:pPr>
        <w:pStyle w:val="Osnovnitekst"/>
        <w:rPr>
          <w:rFonts w:ascii="Courier New" w:hAnsi="Courier New" w:cs="Courier New"/>
          <w:b/>
          <w:bCs/>
          <w:lang w:val="sr-Cyrl-RS"/>
        </w:rPr>
      </w:pP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after</w:t>
      </w:r>
      <w:r w:rsidRPr="00D40739">
        <w:rPr>
          <w:rFonts w:ascii="Courier New" w:hAnsi="Courier New" w:cs="Courier New"/>
          <w:b/>
          <w:bCs/>
          <w:lang w:val="sr-Cyrl-RS"/>
        </w:rPr>
        <w:t>(</w:t>
      </w:r>
      <w:r w:rsidRPr="00D40739">
        <w:rPr>
          <w:rFonts w:ascii="Courier New" w:hAnsi="Courier New" w:cs="Courier New"/>
          <w:lang w:val="sr-Cyrl-RS"/>
        </w:rPr>
        <w:t>500</w:t>
      </w:r>
      <w:r w:rsidRPr="00D40739">
        <w:rPr>
          <w:rFonts w:ascii="Courier New" w:hAnsi="Courier New" w:cs="Courier New"/>
          <w:b/>
          <w:bCs/>
          <w:lang w:val="sr-Cyrl-RS"/>
        </w:rPr>
        <w:t>,</w:t>
      </w: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reset_highlight</w:t>
      </w:r>
      <w:r w:rsidRPr="00D40739">
        <w:rPr>
          <w:rFonts w:ascii="Courier New" w:hAnsi="Courier New" w:cs="Courier New"/>
          <w:b/>
          <w:bCs/>
          <w:lang w:val="sr-Cyrl-RS"/>
        </w:rPr>
        <w:t>)</w:t>
      </w:r>
    </w:p>
    <w:p w14:paraId="74BE2D22" w14:textId="77777777" w:rsidR="009E6363" w:rsidRPr="00D40739" w:rsidRDefault="009E6363" w:rsidP="00255628">
      <w:pPr>
        <w:pStyle w:val="Osnovnitekst"/>
        <w:rPr>
          <w:rFonts w:ascii="Courier New" w:hAnsi="Courier New" w:cs="Courier New"/>
          <w:lang w:val="sr-Cyrl-RS"/>
        </w:rPr>
      </w:pPr>
    </w:p>
    <w:p w14:paraId="7A7DA814" w14:textId="0AC347EF" w:rsidR="004B6E4F" w:rsidRPr="00D40739" w:rsidRDefault="004B6E4F" w:rsidP="004B6E4F">
      <w:pPr>
        <w:pStyle w:val="Osnovnitekst"/>
        <w:rPr>
          <w:rFonts w:ascii="Courier New" w:hAnsi="Courier New" w:cs="Courier New"/>
          <w:lang w:val="sr-Cyrl-RS"/>
        </w:rPr>
      </w:pPr>
      <w:r w:rsidRPr="00D40739">
        <w:rPr>
          <w:rFonts w:ascii="Courier New" w:hAnsi="Courier New" w:cs="Courier New"/>
          <w:lang w:val="sr-Cyrl-RS"/>
        </w:rPr>
        <w:t xml:space="preserve"> </w:t>
      </w:r>
      <w:r w:rsidRPr="00D40739">
        <w:rPr>
          <w:rFonts w:ascii="Courier New" w:hAnsi="Courier New" w:cs="Courier New"/>
          <w:b/>
          <w:bCs/>
          <w:lang w:val="sr-Cyrl-RS"/>
        </w:rPr>
        <w:t>def</w:t>
      </w:r>
      <w:r w:rsidRPr="00D40739">
        <w:rPr>
          <w:rFonts w:ascii="Courier New" w:hAnsi="Courier New" w:cs="Courier New"/>
          <w:lang w:val="sr-Cyrl-RS"/>
        </w:rPr>
        <w:t xml:space="preserve"> reset_highlight</w:t>
      </w:r>
      <w:r w:rsidRPr="00D40739">
        <w:rPr>
          <w:rFonts w:ascii="Courier New" w:hAnsi="Courier New" w:cs="Courier New"/>
          <w:b/>
          <w:bCs/>
          <w:lang w:val="sr-Cyrl-RS"/>
        </w:rPr>
        <w:t>(</w:t>
      </w:r>
      <w:r w:rsidRPr="00D40739">
        <w:rPr>
          <w:rFonts w:ascii="Courier New" w:hAnsi="Courier New" w:cs="Courier New"/>
          <w:lang w:val="sr-Cyrl-RS"/>
        </w:rPr>
        <w:t>self</w:t>
      </w:r>
      <w:r w:rsidRPr="00D40739">
        <w:rPr>
          <w:rFonts w:ascii="Courier New" w:hAnsi="Courier New" w:cs="Courier New"/>
          <w:b/>
          <w:bCs/>
          <w:lang w:val="sr-Cyrl-RS"/>
        </w:rPr>
        <w:t>):</w:t>
      </w:r>
    </w:p>
    <w:p w14:paraId="41A6073E" w14:textId="77777777" w:rsidR="004B6E4F" w:rsidRPr="00D40739" w:rsidRDefault="004B6E4F" w:rsidP="004B6E4F">
      <w:pPr>
        <w:pStyle w:val="Osnovnitekst"/>
        <w:rPr>
          <w:rFonts w:ascii="Courier New" w:hAnsi="Courier New" w:cs="Courier New"/>
          <w:lang w:val="sr-Cyrl-RS"/>
        </w:rPr>
      </w:pPr>
      <w:r w:rsidRPr="00D40739">
        <w:rPr>
          <w:rFonts w:ascii="Courier New" w:hAnsi="Courier New" w:cs="Courier New"/>
          <w:lang w:val="sr-Cyrl-RS"/>
        </w:rPr>
        <w:t xml:space="preserve">        </w:t>
      </w:r>
      <w:r w:rsidRPr="00D40739">
        <w:rPr>
          <w:rFonts w:ascii="Courier New" w:hAnsi="Courier New" w:cs="Courier New"/>
          <w:b/>
          <w:bCs/>
          <w:lang w:val="sr-Cyrl-RS"/>
        </w:rPr>
        <w:t>for</w:t>
      </w:r>
      <w:r w:rsidRPr="00D40739">
        <w:rPr>
          <w:rFonts w:ascii="Courier New" w:hAnsi="Courier New" w:cs="Courier New"/>
          <w:lang w:val="sr-Cyrl-RS"/>
        </w:rPr>
        <w:t xml:space="preserve"> btn </w:t>
      </w:r>
      <w:r w:rsidRPr="00D40739">
        <w:rPr>
          <w:rFonts w:ascii="Courier New" w:hAnsi="Courier New" w:cs="Courier New"/>
          <w:b/>
          <w:bCs/>
          <w:lang w:val="sr-Cyrl-RS"/>
        </w:rPr>
        <w:t>in</w:t>
      </w: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buttons</w:t>
      </w:r>
      <w:r w:rsidRPr="00D40739">
        <w:rPr>
          <w:rFonts w:ascii="Courier New" w:hAnsi="Courier New" w:cs="Courier New"/>
          <w:b/>
          <w:bCs/>
          <w:lang w:val="sr-Cyrl-RS"/>
        </w:rPr>
        <w:t>.</w:t>
      </w:r>
      <w:r w:rsidRPr="00D40739">
        <w:rPr>
          <w:rFonts w:ascii="Courier New" w:hAnsi="Courier New" w:cs="Courier New"/>
          <w:lang w:val="sr-Cyrl-RS"/>
        </w:rPr>
        <w:t>values</w:t>
      </w:r>
      <w:r w:rsidRPr="00D40739">
        <w:rPr>
          <w:rFonts w:ascii="Courier New" w:hAnsi="Courier New" w:cs="Courier New"/>
          <w:b/>
          <w:bCs/>
          <w:lang w:val="sr-Cyrl-RS"/>
        </w:rPr>
        <w:t>():</w:t>
      </w:r>
    </w:p>
    <w:p w14:paraId="68655048" w14:textId="1A07DCCD" w:rsidR="00961A52" w:rsidRPr="00D40739" w:rsidRDefault="004B6E4F" w:rsidP="00664100">
      <w:pPr>
        <w:pStyle w:val="Osnovnitekst"/>
        <w:keepNext/>
        <w:rPr>
          <w:rFonts w:ascii="Courier New" w:hAnsi="Courier New" w:cs="Courier New"/>
          <w:b/>
          <w:bCs/>
          <w:lang w:val="sr-Cyrl-RS"/>
        </w:rPr>
      </w:pPr>
      <w:r w:rsidRPr="00D40739">
        <w:rPr>
          <w:rFonts w:ascii="Courier New" w:hAnsi="Courier New" w:cs="Courier New"/>
          <w:lang w:val="sr-Cyrl-RS"/>
        </w:rPr>
        <w:t xml:space="preserve">            btn</w:t>
      </w:r>
      <w:r w:rsidRPr="00D40739">
        <w:rPr>
          <w:rFonts w:ascii="Courier New" w:hAnsi="Courier New" w:cs="Courier New"/>
          <w:b/>
          <w:bCs/>
          <w:lang w:val="sr-Cyrl-RS"/>
        </w:rPr>
        <w:t>.</w:t>
      </w:r>
      <w:r w:rsidRPr="00D40739">
        <w:rPr>
          <w:rFonts w:ascii="Courier New" w:hAnsi="Courier New" w:cs="Courier New"/>
          <w:lang w:val="sr-Cyrl-RS"/>
        </w:rPr>
        <w:t>configure</w:t>
      </w:r>
      <w:r w:rsidRPr="00D40739">
        <w:rPr>
          <w:rFonts w:ascii="Courier New" w:hAnsi="Courier New" w:cs="Courier New"/>
          <w:b/>
          <w:bCs/>
          <w:lang w:val="sr-Cyrl-RS"/>
        </w:rPr>
        <w:t>(</w:t>
      </w:r>
      <w:r w:rsidRPr="00D40739">
        <w:rPr>
          <w:rFonts w:ascii="Courier New" w:hAnsi="Courier New" w:cs="Courier New"/>
          <w:lang w:val="sr-Cyrl-RS"/>
        </w:rPr>
        <w:t>fg_color</w:t>
      </w:r>
      <w:r w:rsidRPr="00D40739">
        <w:rPr>
          <w:rFonts w:ascii="Courier New" w:hAnsi="Courier New" w:cs="Courier New"/>
          <w:b/>
          <w:bCs/>
          <w:lang w:val="sr-Cyrl-RS"/>
        </w:rPr>
        <w:t>=</w:t>
      </w:r>
      <w:r w:rsidRPr="00D40739">
        <w:rPr>
          <w:rFonts w:ascii="Courier New" w:hAnsi="Courier New" w:cs="Courier New"/>
          <w:lang w:val="sr-Cyrl-RS"/>
        </w:rPr>
        <w:t>"gray20"</w:t>
      </w:r>
      <w:r w:rsidRPr="00D40739">
        <w:rPr>
          <w:rFonts w:ascii="Courier New" w:hAnsi="Courier New" w:cs="Courier New"/>
          <w:b/>
          <w:bCs/>
          <w:lang w:val="sr-Cyrl-RS"/>
        </w:rPr>
        <w:t>,</w:t>
      </w:r>
      <w:r w:rsidRPr="00D40739">
        <w:rPr>
          <w:rFonts w:ascii="Courier New" w:hAnsi="Courier New" w:cs="Courier New"/>
          <w:lang w:val="sr-Cyrl-RS"/>
        </w:rPr>
        <w:t xml:space="preserve"> text_color</w:t>
      </w:r>
      <w:r w:rsidRPr="00D40739">
        <w:rPr>
          <w:rFonts w:ascii="Courier New" w:hAnsi="Courier New" w:cs="Courier New"/>
          <w:b/>
          <w:bCs/>
          <w:lang w:val="sr-Cyrl-RS"/>
        </w:rPr>
        <w:t>=</w:t>
      </w:r>
      <w:r w:rsidRPr="00D40739">
        <w:rPr>
          <w:rFonts w:ascii="Courier New" w:hAnsi="Courier New" w:cs="Courier New"/>
          <w:lang w:val="sr-Cyrl-RS"/>
        </w:rPr>
        <w:t>"white"</w:t>
      </w:r>
      <w:r w:rsidRPr="00D40739">
        <w:rPr>
          <w:rFonts w:ascii="Courier New" w:hAnsi="Courier New" w:cs="Courier New"/>
          <w:b/>
          <w:bCs/>
          <w:lang w:val="sr-Cyrl-RS"/>
        </w:rPr>
        <w:t>)</w:t>
      </w:r>
    </w:p>
    <w:p w14:paraId="3A8AD711" w14:textId="64DE5CF5" w:rsidR="009D36FA" w:rsidRPr="00664100" w:rsidRDefault="00664100" w:rsidP="00896113">
      <w:pPr>
        <w:pStyle w:val="a"/>
        <w:rPr>
          <w:lang w:val="en-GB"/>
        </w:rPr>
      </w:pPr>
      <w:bookmarkStart w:id="47" w:name="_Toc212025938"/>
      <w:r>
        <w:t xml:space="preserve">Листинг </w:t>
      </w:r>
      <w:r w:rsidRPr="00896113">
        <w:fldChar w:fldCharType="begin"/>
      </w:r>
      <w:r w:rsidRPr="00896113">
        <w:instrText xml:space="preserve"> SEQ Листинг \* ARABIC </w:instrText>
      </w:r>
      <w:r w:rsidRPr="00896113">
        <w:fldChar w:fldCharType="separate"/>
      </w:r>
      <w:r w:rsidR="009245E3">
        <w:rPr>
          <w:noProof/>
        </w:rPr>
        <w:t>2</w:t>
      </w:r>
      <w:r w:rsidRPr="00896113">
        <w:fldChar w:fldCharType="end"/>
      </w:r>
      <w:r w:rsidR="00896113">
        <w:t xml:space="preserve"> – Кључне методе класе </w:t>
      </w:r>
      <w:r w:rsidR="00896113">
        <w:rPr>
          <w:i/>
          <w:iCs/>
          <w:lang w:val="en-GB"/>
        </w:rPr>
        <w:t>LightboardKeyboard</w:t>
      </w:r>
      <w:bookmarkEnd w:id="47"/>
    </w:p>
    <w:p w14:paraId="2BF9AF74" w14:textId="34307A35" w:rsidR="001105A9" w:rsidRPr="00942891" w:rsidRDefault="00CA149B" w:rsidP="00CA149B">
      <w:pPr>
        <w:pStyle w:val="Osnovnitekst"/>
        <w:rPr>
          <w:lang w:val="sr-Cyrl-RS"/>
        </w:rPr>
      </w:pPr>
      <w:r w:rsidRPr="00942891">
        <w:rPr>
          <w:lang w:val="sr-Cyrl-RS"/>
        </w:rPr>
        <w:t xml:space="preserve">Класа </w:t>
      </w:r>
      <w:r w:rsidRPr="00942891">
        <w:rPr>
          <w:i/>
          <w:iCs/>
          <w:lang w:val="sr-Cyrl-RS"/>
        </w:rPr>
        <w:t xml:space="preserve">EnigmaVisualizer </w:t>
      </w:r>
      <w:r w:rsidRPr="00942891">
        <w:rPr>
          <w:lang w:val="sr-Cyrl-RS"/>
        </w:rPr>
        <w:t>(</w:t>
      </w:r>
      <w:r w:rsidRPr="00942891">
        <w:rPr>
          <w:i/>
          <w:iCs/>
          <w:lang w:val="sr-Cyrl-RS"/>
        </w:rPr>
        <w:t>visualizer.py</w:t>
      </w:r>
      <w:r w:rsidRPr="00942891">
        <w:rPr>
          <w:lang w:val="sr-Cyrl-RS"/>
        </w:rPr>
        <w:t xml:space="preserve">) представља </w:t>
      </w:r>
      <w:r w:rsidR="00F768B2" w:rsidRPr="00942891">
        <w:rPr>
          <w:lang w:val="sr-Cyrl-RS"/>
        </w:rPr>
        <w:t>компоненту која омогућава визуелизацију тока сигнала кроз компоненте Енигма машине. Не утиче на процес шифровања, већ служи као помоћни оквир за боље разумевање логике рада Енигме.</w:t>
      </w:r>
    </w:p>
    <w:p w14:paraId="28836A9D" w14:textId="0EEC06B0" w:rsidR="00F768B2" w:rsidRPr="00942891" w:rsidRDefault="00F768B2" w:rsidP="00CA149B">
      <w:pPr>
        <w:pStyle w:val="Osnovnitekst"/>
        <w:rPr>
          <w:lang w:val="sr-Cyrl-RS"/>
        </w:rPr>
      </w:pPr>
      <w:r w:rsidRPr="00942891">
        <w:rPr>
          <w:lang w:val="sr-Cyrl-RS"/>
        </w:rPr>
        <w:t>Овај прозор је иницијално сакривен, али се може открити уколико је инстанцирана машина.</w:t>
      </w:r>
      <w:r w:rsidR="00961A52" w:rsidRPr="00942891">
        <w:rPr>
          <w:lang w:val="sr-Cyrl-RS"/>
        </w:rPr>
        <w:t xml:space="preserve"> </w:t>
      </w:r>
      <w:r w:rsidR="00255628" w:rsidRPr="00942891">
        <w:rPr>
          <w:lang w:val="sr-Cyrl-RS"/>
        </w:rPr>
        <w:t xml:space="preserve">Дијаграм у прозору приказује све роторе, рефлектор и таблу са прикључцима. </w:t>
      </w:r>
      <w:r w:rsidR="00961A52" w:rsidRPr="00942891">
        <w:rPr>
          <w:lang w:val="sr-Cyrl-RS"/>
        </w:rPr>
        <w:t xml:space="preserve">Креиран је помоћу CTK класе </w:t>
      </w:r>
      <w:r w:rsidR="00961A52" w:rsidRPr="00942891">
        <w:rPr>
          <w:i/>
          <w:iCs/>
          <w:lang w:val="sr-Cyrl-RS"/>
        </w:rPr>
        <w:t>C</w:t>
      </w:r>
      <w:r w:rsidR="00255628" w:rsidRPr="00942891">
        <w:rPr>
          <w:i/>
          <w:iCs/>
          <w:lang w:val="sr-Cyrl-RS"/>
        </w:rPr>
        <w:t>Т</w:t>
      </w:r>
      <w:r w:rsidR="00961A52" w:rsidRPr="00942891">
        <w:rPr>
          <w:i/>
          <w:iCs/>
          <w:lang w:val="sr-Cyrl-RS"/>
        </w:rPr>
        <w:t xml:space="preserve">kCanvas </w:t>
      </w:r>
      <w:r w:rsidR="00961A52" w:rsidRPr="00942891">
        <w:rPr>
          <w:lang w:val="sr-Cyrl-RS"/>
        </w:rPr>
        <w:t>и ње</w:t>
      </w:r>
      <w:r w:rsidR="00255628" w:rsidRPr="00942891">
        <w:rPr>
          <w:lang w:val="sr-Cyrl-RS"/>
        </w:rPr>
        <w:t>гов</w:t>
      </w:r>
      <w:r w:rsidR="00961A52" w:rsidRPr="00942891">
        <w:rPr>
          <w:lang w:val="sr-Cyrl-RS"/>
        </w:rPr>
        <w:t xml:space="preserve"> изглед приказан је на слици 6.3.2.</w:t>
      </w:r>
      <w:r w:rsidR="00255628" w:rsidRPr="00942891">
        <w:rPr>
          <w:lang w:val="sr-Cyrl-RS"/>
        </w:rPr>
        <w:t xml:space="preserve"> </w:t>
      </w:r>
      <w:r w:rsidRPr="00942891">
        <w:rPr>
          <w:lang w:val="sr-Cyrl-RS"/>
        </w:rPr>
        <w:t xml:space="preserve"> </w:t>
      </w:r>
    </w:p>
    <w:p w14:paraId="09B5F88C" w14:textId="77273724" w:rsidR="00255628" w:rsidRPr="00942891" w:rsidRDefault="00255628" w:rsidP="00255628">
      <w:pPr>
        <w:pStyle w:val="SlikeTabele"/>
        <w:rPr>
          <w:lang w:val="sr-Cyrl-RS"/>
        </w:rPr>
      </w:pPr>
      <w:r w:rsidRPr="00942891">
        <w:rPr>
          <w:noProof/>
          <w:lang w:val="sr-Cyrl-RS"/>
        </w:rPr>
        <w:drawing>
          <wp:inline distT="0" distB="0" distL="0" distR="0" wp14:anchorId="367B6873" wp14:editId="2DD13141">
            <wp:extent cx="2796264" cy="3009900"/>
            <wp:effectExtent l="0" t="0" r="0" b="0"/>
            <wp:docPr id="35550774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7747" name="Picture 6"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866334" cy="3085323"/>
                    </a:xfrm>
                    <a:prstGeom prst="rect">
                      <a:avLst/>
                    </a:prstGeom>
                  </pic:spPr>
                </pic:pic>
              </a:graphicData>
            </a:graphic>
          </wp:inline>
        </w:drawing>
      </w:r>
    </w:p>
    <w:p w14:paraId="4E715937" w14:textId="2A1AEBC1" w:rsidR="00255628" w:rsidRPr="00942891" w:rsidRDefault="00255628" w:rsidP="00255628">
      <w:pPr>
        <w:pStyle w:val="Oznakaslike"/>
        <w:rPr>
          <w:lang w:val="sr-Cyrl-RS"/>
        </w:rPr>
      </w:pPr>
      <w:bookmarkStart w:id="48" w:name="_Toc212025927"/>
      <w:r w:rsidRPr="00942891">
        <w:rPr>
          <w:lang w:val="sr-Cyrl-RS"/>
        </w:rPr>
        <w:t>Слика 6.3.2. Оквир који приказује ток шифровања</w:t>
      </w:r>
      <w:bookmarkEnd w:id="48"/>
    </w:p>
    <w:p w14:paraId="53B8EC6B" w14:textId="48F065B2" w:rsidR="00B27015" w:rsidRPr="00942891" w:rsidRDefault="00345846" w:rsidP="00345846">
      <w:pPr>
        <w:pStyle w:val="IInivonaslova-Potpoglavlje"/>
        <w:rPr>
          <w:lang w:val="sr-Cyrl-RS"/>
        </w:rPr>
      </w:pPr>
      <w:bookmarkStart w:id="49" w:name="_Toc212025135"/>
      <w:r w:rsidRPr="00942891">
        <w:rPr>
          <w:lang w:val="sr-Cyrl-RS"/>
        </w:rPr>
        <w:lastRenderedPageBreak/>
        <w:t>Оквир прикључне табле</w:t>
      </w:r>
      <w:bookmarkEnd w:id="49"/>
    </w:p>
    <w:p w14:paraId="71487AAE" w14:textId="5D6C10D2" w:rsidR="00345846" w:rsidRPr="00942891" w:rsidRDefault="00901255" w:rsidP="00901255">
      <w:pPr>
        <w:pStyle w:val="Osnovnitekst"/>
        <w:rPr>
          <w:lang w:val="sr-Cyrl-RS"/>
        </w:rPr>
      </w:pPr>
      <w:r w:rsidRPr="00942891">
        <w:rPr>
          <w:lang w:val="sr-Cyrl-RS"/>
        </w:rPr>
        <w:t xml:space="preserve">Класом </w:t>
      </w:r>
      <w:r w:rsidRPr="00942891">
        <w:rPr>
          <w:i/>
          <w:iCs/>
          <w:lang w:val="sr-Cyrl-RS"/>
        </w:rPr>
        <w:t xml:space="preserve">PlugboardWidget </w:t>
      </w:r>
      <w:r w:rsidR="00DA1FF1" w:rsidRPr="00942891">
        <w:rPr>
          <w:lang w:val="sr-Cyrl-RS"/>
        </w:rPr>
        <w:t xml:space="preserve">направљена је имитација прикључне табеле Енигма машине. Дозвољено је максимално 10 конекција, онолико колико је </w:t>
      </w:r>
      <w:r w:rsidR="00042A3D" w:rsidRPr="00942891">
        <w:rPr>
          <w:lang w:val="sr-Cyrl-RS"/>
        </w:rPr>
        <w:t xml:space="preserve">Вермахт највише и користио. </w:t>
      </w:r>
    </w:p>
    <w:p w14:paraId="20171CA1" w14:textId="1983FC89" w:rsidR="00C83588" w:rsidRPr="00942891" w:rsidRDefault="00C83588" w:rsidP="00901255">
      <w:pPr>
        <w:pStyle w:val="Osnovnitekst"/>
        <w:rPr>
          <w:lang w:val="sr-Cyrl-RS"/>
        </w:rPr>
      </w:pPr>
      <w:r w:rsidRPr="00942891">
        <w:rPr>
          <w:lang w:val="sr-Cyrl-RS"/>
        </w:rPr>
        <w:t xml:space="preserve">За свих десет </w:t>
      </w:r>
      <w:r w:rsidR="00881469" w:rsidRPr="00942891">
        <w:rPr>
          <w:lang w:val="sr-Cyrl-RS"/>
        </w:rPr>
        <w:t>конекција, дефинисано је 10 различитих боја, како би се парови визуелно разликовали у оквиру интерфејса.</w:t>
      </w:r>
      <w:r w:rsidR="008C348D" w:rsidRPr="00942891">
        <w:rPr>
          <w:lang w:val="sr-Cyrl-RS"/>
        </w:rPr>
        <w:t xml:space="preserve"> </w:t>
      </w:r>
      <w:r w:rsidR="00105CC9" w:rsidRPr="00942891">
        <w:rPr>
          <w:lang w:val="sr-Cyrl-RS"/>
        </w:rPr>
        <w:t xml:space="preserve">Конекције се </w:t>
      </w:r>
      <w:r w:rsidR="00EC0A65" w:rsidRPr="00942891">
        <w:rPr>
          <w:lang w:val="sr-Cyrl-RS"/>
        </w:rPr>
        <w:t>остварују</w:t>
      </w:r>
      <w:r w:rsidR="00105CC9" w:rsidRPr="00942891">
        <w:rPr>
          <w:lang w:val="sr-Cyrl-RS"/>
        </w:rPr>
        <w:t xml:space="preserve"> кликом миша на једно, па затим на друго слово. Могуће је </w:t>
      </w:r>
      <w:r w:rsidR="0096641F" w:rsidRPr="00942891">
        <w:rPr>
          <w:lang w:val="sr-Cyrl-RS"/>
        </w:rPr>
        <w:t xml:space="preserve">обрисати последњу направљену конекцију кликом на дугме </w:t>
      </w:r>
      <w:r w:rsidR="0096641F" w:rsidRPr="00942891">
        <w:rPr>
          <w:i/>
          <w:iCs/>
          <w:lang w:val="sr-Cyrl-RS"/>
        </w:rPr>
        <w:t>Undo</w:t>
      </w:r>
      <w:r w:rsidR="0096641F" w:rsidRPr="00942891">
        <w:rPr>
          <w:lang w:val="sr-Cyrl-RS"/>
        </w:rPr>
        <w:t xml:space="preserve"> и обрисати све конекције кликом на дугме </w:t>
      </w:r>
      <w:r w:rsidR="0096641F" w:rsidRPr="00942891">
        <w:rPr>
          <w:i/>
          <w:iCs/>
          <w:lang w:val="sr-Cyrl-RS"/>
        </w:rPr>
        <w:t>Obriši sve.</w:t>
      </w:r>
      <w:r w:rsidR="0096641F" w:rsidRPr="00942891">
        <w:rPr>
          <w:lang w:val="sr-Cyrl-RS"/>
        </w:rPr>
        <w:t xml:space="preserve"> </w:t>
      </w:r>
    </w:p>
    <w:p w14:paraId="02B387E4" w14:textId="07515763" w:rsidR="00142535" w:rsidRPr="00942891" w:rsidRDefault="00142535" w:rsidP="00901255">
      <w:pPr>
        <w:pStyle w:val="Osnovnitekst"/>
        <w:rPr>
          <w:lang w:val="sr-Cyrl-RS"/>
        </w:rPr>
      </w:pPr>
      <w:r w:rsidRPr="00942891">
        <w:rPr>
          <w:lang w:val="sr-Cyrl-RS"/>
        </w:rPr>
        <w:t xml:space="preserve">Функционалности табле остварене уз помоћ поља </w:t>
      </w:r>
      <w:r w:rsidR="00827DD5" w:rsidRPr="00942891">
        <w:rPr>
          <w:i/>
          <w:iCs/>
          <w:lang w:val="sr-Cyrl-RS"/>
        </w:rPr>
        <w:t xml:space="preserve">letter_buttons, plugboard_connections </w:t>
      </w:r>
      <w:r w:rsidR="00827DD5" w:rsidRPr="00942891">
        <w:rPr>
          <w:lang w:val="sr-Cyrl-RS"/>
        </w:rPr>
        <w:t xml:space="preserve">и </w:t>
      </w:r>
      <w:r w:rsidR="00827DD5" w:rsidRPr="00942891">
        <w:rPr>
          <w:i/>
          <w:iCs/>
          <w:lang w:val="sr-Cyrl-RS"/>
        </w:rPr>
        <w:t>pair_map_color</w:t>
      </w:r>
      <w:r w:rsidR="00887D82" w:rsidRPr="00942891">
        <w:rPr>
          <w:i/>
          <w:iCs/>
          <w:lang w:val="sr-Cyrl-RS"/>
        </w:rPr>
        <w:t xml:space="preserve">. </w:t>
      </w:r>
      <w:r w:rsidR="00887D82" w:rsidRPr="00942891">
        <w:rPr>
          <w:lang w:val="sr-Cyrl-RS"/>
        </w:rPr>
        <w:t xml:space="preserve">Оне редом представљају низ свих </w:t>
      </w:r>
      <w:r w:rsidR="00FD4E2E" w:rsidRPr="00942891">
        <w:rPr>
          <w:lang w:val="sr-Cyrl-RS"/>
        </w:rPr>
        <w:t xml:space="preserve">дугмића који представљају слова, скуп свих остварених конекција и мапирање </w:t>
      </w:r>
      <w:r w:rsidR="00FD0E6F" w:rsidRPr="00942891">
        <w:rPr>
          <w:lang w:val="sr-Cyrl-RS"/>
        </w:rPr>
        <w:t>пара у одређену боју.</w:t>
      </w:r>
      <w:r w:rsidR="0021238E" w:rsidRPr="00942891">
        <w:rPr>
          <w:lang w:val="sr-Cyrl-RS"/>
        </w:rPr>
        <w:t xml:space="preserve"> </w:t>
      </w:r>
      <w:r w:rsidR="001429BC" w:rsidRPr="00942891">
        <w:rPr>
          <w:lang w:val="sr-Cyrl-RS"/>
        </w:rPr>
        <w:t>Онемогућен</w:t>
      </w:r>
      <w:r w:rsidR="000D1CC8" w:rsidRPr="00942891">
        <w:rPr>
          <w:lang w:val="sr-Cyrl-RS"/>
        </w:rPr>
        <w:t>а је конекција слова са самим собом</w:t>
      </w:r>
      <w:r w:rsidR="00E510AD" w:rsidRPr="00942891">
        <w:rPr>
          <w:lang w:val="sr-Cyrl-RS"/>
        </w:rPr>
        <w:t xml:space="preserve"> користећи поље </w:t>
      </w:r>
      <w:r w:rsidR="00E15C5E" w:rsidRPr="00942891">
        <w:rPr>
          <w:i/>
          <w:iCs/>
          <w:lang w:val="sr-Cyrl-RS"/>
        </w:rPr>
        <w:t xml:space="preserve">selected_letter. </w:t>
      </w:r>
      <w:r w:rsidR="00E15C5E" w:rsidRPr="00942891">
        <w:rPr>
          <w:lang w:val="sr-Cyrl-RS"/>
        </w:rPr>
        <w:t xml:space="preserve">Једноставним програмским кодом долази се до следећег ефекта: Уколико </w:t>
      </w:r>
      <w:r w:rsidR="00A33D9F" w:rsidRPr="00942891">
        <w:rPr>
          <w:i/>
          <w:iCs/>
          <w:lang w:val="sr-Cyrl-RS"/>
        </w:rPr>
        <w:t xml:space="preserve">selected_letter </w:t>
      </w:r>
      <w:r w:rsidR="00A33D9F" w:rsidRPr="00942891">
        <w:rPr>
          <w:lang w:val="sr-Cyrl-RS"/>
        </w:rPr>
        <w:t xml:space="preserve">не показује ни на једно слово, следећи притисак </w:t>
      </w:r>
      <w:r w:rsidR="00132A94" w:rsidRPr="00942891">
        <w:rPr>
          <w:lang w:val="sr-Cyrl-RS"/>
        </w:rPr>
        <w:t xml:space="preserve">на </w:t>
      </w:r>
      <w:r w:rsidR="007A146C" w:rsidRPr="00942891">
        <w:rPr>
          <w:lang w:val="sr-Cyrl-RS"/>
        </w:rPr>
        <w:t>слово</w:t>
      </w:r>
      <w:r w:rsidR="00132A94" w:rsidRPr="00942891">
        <w:rPr>
          <w:lang w:val="sr-Cyrl-RS"/>
        </w:rPr>
        <w:t xml:space="preserve"> из </w:t>
      </w:r>
      <w:r w:rsidR="00132A94" w:rsidRPr="00942891">
        <w:rPr>
          <w:i/>
          <w:iCs/>
          <w:lang w:val="sr-Cyrl-RS"/>
        </w:rPr>
        <w:t>letter_buttons</w:t>
      </w:r>
      <w:r w:rsidR="00132A94" w:rsidRPr="00942891">
        <w:rPr>
          <w:lang w:val="sr-Cyrl-RS"/>
        </w:rPr>
        <w:t xml:space="preserve">, поставиће то </w:t>
      </w:r>
      <w:r w:rsidR="007A146C" w:rsidRPr="00942891">
        <w:rPr>
          <w:lang w:val="sr-Cyrl-RS"/>
        </w:rPr>
        <w:t>слово</w:t>
      </w:r>
      <w:r w:rsidR="00132A94" w:rsidRPr="00942891">
        <w:rPr>
          <w:lang w:val="sr-Cyrl-RS"/>
        </w:rPr>
        <w:t xml:space="preserve"> као вредност поља </w:t>
      </w:r>
      <w:r w:rsidR="00132A94" w:rsidRPr="00942891">
        <w:rPr>
          <w:i/>
          <w:iCs/>
          <w:lang w:val="sr-Cyrl-RS"/>
        </w:rPr>
        <w:t>selected_letter</w:t>
      </w:r>
      <w:r w:rsidR="00F9683C" w:rsidRPr="00942891">
        <w:rPr>
          <w:lang w:val="sr-Cyrl-RS"/>
        </w:rPr>
        <w:t xml:space="preserve">. Уколико поменуто поље садржи вредност неког слова, следећи притисак на неко дугме </w:t>
      </w:r>
      <w:r w:rsidR="00175D82" w:rsidRPr="00942891">
        <w:rPr>
          <w:lang w:val="sr-Cyrl-RS"/>
        </w:rPr>
        <w:t>има три могућа исхода:</w:t>
      </w:r>
    </w:p>
    <w:p w14:paraId="3CCEE779" w14:textId="41C428C3" w:rsidR="00175D82" w:rsidRPr="00942891" w:rsidRDefault="00175D82" w:rsidP="00175D82">
      <w:pPr>
        <w:pStyle w:val="Numerisanonabrajanje"/>
        <w:numPr>
          <w:ilvl w:val="0"/>
          <w:numId w:val="35"/>
        </w:numPr>
        <w:rPr>
          <w:lang w:val="sr-Cyrl-RS"/>
        </w:rPr>
      </w:pPr>
      <w:r w:rsidRPr="00942891">
        <w:rPr>
          <w:lang w:val="sr-Cyrl-RS"/>
        </w:rPr>
        <w:t xml:space="preserve">Уколико је притиснуто </w:t>
      </w:r>
      <w:r w:rsidR="007A146C" w:rsidRPr="00942891">
        <w:rPr>
          <w:lang w:val="sr-Cyrl-RS"/>
        </w:rPr>
        <w:t>слово</w:t>
      </w:r>
      <w:r w:rsidRPr="00942891">
        <w:rPr>
          <w:lang w:val="sr-Cyrl-RS"/>
        </w:rPr>
        <w:t xml:space="preserve"> на које показује </w:t>
      </w:r>
      <w:r w:rsidRPr="00942891">
        <w:rPr>
          <w:i/>
          <w:iCs/>
          <w:lang w:val="sr-Cyrl-RS"/>
        </w:rPr>
        <w:t xml:space="preserve">selected_letter, </w:t>
      </w:r>
      <w:r w:rsidR="00566B36" w:rsidRPr="00942891">
        <w:rPr>
          <w:lang w:val="sr-Cyrl-RS"/>
        </w:rPr>
        <w:t>брише се вредност из поља, па се поново кре</w:t>
      </w:r>
      <w:r w:rsidR="00103DAA" w:rsidRPr="00942891">
        <w:rPr>
          <w:lang w:val="sr-Cyrl-RS"/>
        </w:rPr>
        <w:t>ће са стварањем конекције</w:t>
      </w:r>
    </w:p>
    <w:p w14:paraId="22EB659C" w14:textId="1D0AAB2F" w:rsidR="00103DAA" w:rsidRPr="00942891" w:rsidRDefault="00103DAA" w:rsidP="00103DAA">
      <w:pPr>
        <w:pStyle w:val="Numerisanonabrajanje"/>
        <w:rPr>
          <w:lang w:val="sr-Cyrl-RS"/>
        </w:rPr>
      </w:pPr>
      <w:r w:rsidRPr="00942891">
        <w:rPr>
          <w:lang w:val="sr-Cyrl-RS"/>
        </w:rPr>
        <w:t xml:space="preserve">Уколико је притиснуто </w:t>
      </w:r>
      <w:r w:rsidR="007A146C" w:rsidRPr="00942891">
        <w:rPr>
          <w:lang w:val="sr-Cyrl-RS"/>
        </w:rPr>
        <w:t>слово</w:t>
      </w:r>
      <w:r w:rsidRPr="00942891">
        <w:rPr>
          <w:lang w:val="sr-Cyrl-RS"/>
        </w:rPr>
        <w:t xml:space="preserve"> које већ има конекцију, </w:t>
      </w:r>
      <w:r w:rsidR="004A528B" w:rsidRPr="00942891">
        <w:rPr>
          <w:lang w:val="sr-Cyrl-RS"/>
        </w:rPr>
        <w:t>акција се игнорише</w:t>
      </w:r>
    </w:p>
    <w:p w14:paraId="53D6500F" w14:textId="6AF20B94" w:rsidR="004A528B" w:rsidRPr="00942891" w:rsidRDefault="004A528B" w:rsidP="004A528B">
      <w:pPr>
        <w:pStyle w:val="Numerisanonabrajanje"/>
        <w:rPr>
          <w:lang w:val="sr-Cyrl-RS"/>
        </w:rPr>
      </w:pPr>
      <w:r w:rsidRPr="00942891">
        <w:rPr>
          <w:lang w:val="sr-Cyrl-RS"/>
        </w:rPr>
        <w:t xml:space="preserve">Уколико је притиснуто слово </w:t>
      </w:r>
      <w:r w:rsidR="004C391B" w:rsidRPr="00942891">
        <w:rPr>
          <w:lang w:val="sr-Cyrl-RS"/>
        </w:rPr>
        <w:t xml:space="preserve">које нема конекцију, креира се пар </w:t>
      </w:r>
      <w:r w:rsidR="00254ED7" w:rsidRPr="00942891">
        <w:rPr>
          <w:lang w:val="sr-Cyrl-RS"/>
        </w:rPr>
        <w:t xml:space="preserve">са </w:t>
      </w:r>
      <w:r w:rsidR="00254ED7" w:rsidRPr="00942891">
        <w:rPr>
          <w:i/>
          <w:iCs/>
          <w:lang w:val="sr-Cyrl-RS"/>
        </w:rPr>
        <w:t>selected_letter</w:t>
      </w:r>
      <w:r w:rsidR="00254ED7" w:rsidRPr="00942891">
        <w:rPr>
          <w:lang w:val="sr-Cyrl-RS"/>
        </w:rPr>
        <w:t xml:space="preserve">, додаје се у </w:t>
      </w:r>
      <w:r w:rsidR="0075121E" w:rsidRPr="00942891">
        <w:rPr>
          <w:i/>
          <w:iCs/>
          <w:lang w:val="sr-Cyrl-RS"/>
        </w:rPr>
        <w:t xml:space="preserve">plugboard_connections </w:t>
      </w:r>
      <w:r w:rsidR="0075121E" w:rsidRPr="00942891">
        <w:rPr>
          <w:lang w:val="sr-Cyrl-RS"/>
        </w:rPr>
        <w:t>и додељује му се боја</w:t>
      </w:r>
    </w:p>
    <w:p w14:paraId="0CF0ED5E" w14:textId="08608BF1" w:rsidR="0075121E" w:rsidRPr="00942891" w:rsidRDefault="0075121E" w:rsidP="0075121E">
      <w:pPr>
        <w:pStyle w:val="Osnovnitekst"/>
        <w:rPr>
          <w:lang w:val="sr-Cyrl-RS"/>
        </w:rPr>
      </w:pPr>
      <w:r w:rsidRPr="00942891">
        <w:rPr>
          <w:lang w:val="sr-Cyrl-RS"/>
        </w:rPr>
        <w:t xml:space="preserve">Метода која </w:t>
      </w:r>
      <w:r w:rsidR="00EC0A65" w:rsidRPr="00942891">
        <w:rPr>
          <w:lang w:val="sr-Cyrl-RS"/>
        </w:rPr>
        <w:t>извршава</w:t>
      </w:r>
      <w:r w:rsidRPr="00942891">
        <w:rPr>
          <w:lang w:val="sr-Cyrl-RS"/>
        </w:rPr>
        <w:t xml:space="preserve"> ову функционалност, дата је у прилогу А.2.</w:t>
      </w:r>
    </w:p>
    <w:p w14:paraId="1EC04E1F" w14:textId="51780236" w:rsidR="00581816" w:rsidRPr="00942891" w:rsidRDefault="002854D2" w:rsidP="0075121E">
      <w:pPr>
        <w:pStyle w:val="Osnovnitekst"/>
        <w:rPr>
          <w:lang w:val="sr-Cyrl-RS"/>
        </w:rPr>
      </w:pPr>
      <w:r w:rsidRPr="00942891">
        <w:rPr>
          <w:lang w:val="sr-Cyrl-RS"/>
        </w:rPr>
        <w:t>Изглед прикључне табле дат је на слици 6.4.1. Као што се и на слици види, направљене су четири конекције</w:t>
      </w:r>
      <w:r w:rsidR="00E81CC5" w:rsidRPr="00942891">
        <w:rPr>
          <w:lang w:val="sr-Cyrl-RS"/>
        </w:rPr>
        <w:t xml:space="preserve"> и они</w:t>
      </w:r>
      <w:r w:rsidR="002147B2" w:rsidRPr="00942891">
        <w:rPr>
          <w:lang w:val="sr-Cyrl-RS"/>
        </w:rPr>
        <w:t xml:space="preserve"> су додатно написани у окв</w:t>
      </w:r>
      <w:r w:rsidR="007933F0" w:rsidRPr="00942891">
        <w:rPr>
          <w:lang w:val="sr-Cyrl-RS"/>
        </w:rPr>
        <w:t>иру табле.</w:t>
      </w:r>
      <w:r w:rsidRPr="00942891">
        <w:rPr>
          <w:lang w:val="sr-Cyrl-RS"/>
        </w:rPr>
        <w:t xml:space="preserve"> </w:t>
      </w:r>
      <w:r w:rsidR="007933F0" w:rsidRPr="00942891">
        <w:rPr>
          <w:lang w:val="sr-Cyrl-RS"/>
        </w:rPr>
        <w:t xml:space="preserve">Поље </w:t>
      </w:r>
      <w:r w:rsidRPr="00942891">
        <w:rPr>
          <w:i/>
          <w:iCs/>
          <w:lang w:val="sr-Cyrl-RS"/>
        </w:rPr>
        <w:t xml:space="preserve">selected_letter </w:t>
      </w:r>
      <w:r w:rsidRPr="00942891">
        <w:rPr>
          <w:lang w:val="sr-Cyrl-RS"/>
        </w:rPr>
        <w:t xml:space="preserve">показује на </w:t>
      </w:r>
      <w:r w:rsidR="000F0F8B" w:rsidRPr="00942891">
        <w:rPr>
          <w:lang w:val="sr-Cyrl-RS"/>
        </w:rPr>
        <w:t>карактер</w:t>
      </w:r>
      <w:r w:rsidRPr="00942891">
        <w:rPr>
          <w:lang w:val="sr-Cyrl-RS"/>
        </w:rPr>
        <w:t xml:space="preserve"> „B“</w:t>
      </w:r>
      <w:r w:rsidR="000F0F8B" w:rsidRPr="00942891">
        <w:rPr>
          <w:lang w:val="sr-Cyrl-RS"/>
        </w:rPr>
        <w:t xml:space="preserve"> и још увек нема свој пар.</w:t>
      </w:r>
    </w:p>
    <w:p w14:paraId="2053CF3E" w14:textId="68531F30" w:rsidR="000F0F8B" w:rsidRPr="00942891" w:rsidRDefault="000F0F8B" w:rsidP="00CA37E1">
      <w:pPr>
        <w:pStyle w:val="SlikeTabele"/>
        <w:rPr>
          <w:lang w:val="sr-Cyrl-RS"/>
        </w:rPr>
      </w:pPr>
      <w:r w:rsidRPr="00942891">
        <w:rPr>
          <w:noProof/>
          <w:lang w:val="sr-Cyrl-RS"/>
        </w:rPr>
        <w:drawing>
          <wp:inline distT="0" distB="0" distL="0" distR="0" wp14:anchorId="57E05E4F" wp14:editId="3009563D">
            <wp:extent cx="5349541" cy="1600200"/>
            <wp:effectExtent l="0" t="0" r="0" b="0"/>
            <wp:docPr id="465637813" name="Picture 2" descr="A screensho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7813" name="Picture 2" descr="A screenshot of a computer keyboar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375851" cy="1608070"/>
                    </a:xfrm>
                    <a:prstGeom prst="rect">
                      <a:avLst/>
                    </a:prstGeom>
                  </pic:spPr>
                </pic:pic>
              </a:graphicData>
            </a:graphic>
          </wp:inline>
        </w:drawing>
      </w:r>
    </w:p>
    <w:p w14:paraId="7C3FF5C8" w14:textId="721B7407" w:rsidR="000F0F8B" w:rsidRPr="00942891" w:rsidRDefault="00CA37E1" w:rsidP="00CA37E1">
      <w:pPr>
        <w:pStyle w:val="Oznakaslike"/>
        <w:rPr>
          <w:lang w:val="sr-Cyrl-RS"/>
        </w:rPr>
      </w:pPr>
      <w:bookmarkStart w:id="50" w:name="_Toc212025928"/>
      <w:r w:rsidRPr="00942891">
        <w:rPr>
          <w:lang w:val="sr-Cyrl-RS"/>
        </w:rPr>
        <w:t>Слика 6.4.1. Изглед прикључне табле у оквиру симулатора</w:t>
      </w:r>
      <w:bookmarkEnd w:id="50"/>
    </w:p>
    <w:p w14:paraId="3B0CB404" w14:textId="46FD2B5D" w:rsidR="00345846" w:rsidRPr="00942891" w:rsidRDefault="00201C28" w:rsidP="00345846">
      <w:pPr>
        <w:pStyle w:val="IInivonaslova-Potpoglavlje"/>
        <w:rPr>
          <w:lang w:val="sr-Cyrl-RS"/>
        </w:rPr>
      </w:pPr>
      <w:bookmarkStart w:id="51" w:name="_Toc212025136"/>
      <w:r w:rsidRPr="00942891">
        <w:rPr>
          <w:lang w:val="sr-Cyrl-RS"/>
        </w:rPr>
        <w:t>Упис и испис текста</w:t>
      </w:r>
      <w:bookmarkEnd w:id="51"/>
    </w:p>
    <w:p w14:paraId="57AFFCB5" w14:textId="787AAC95" w:rsidR="00AC39CC" w:rsidRPr="00D40739" w:rsidRDefault="00901AC8" w:rsidP="00AC39CC">
      <w:pPr>
        <w:pStyle w:val="Osnovnitekst"/>
        <w:rPr>
          <w:lang w:val="sr-Cyrl-RS"/>
        </w:rPr>
      </w:pPr>
      <w:r w:rsidRPr="00942891">
        <w:rPr>
          <w:lang w:val="sr-Cyrl-RS"/>
        </w:rPr>
        <w:t xml:space="preserve">Упис текста може се вршити и преко стандардног улаза и преко тастатуре интегрисане у </w:t>
      </w:r>
      <w:r w:rsidR="00446136" w:rsidRPr="00942891">
        <w:rPr>
          <w:lang w:val="sr-Cyrl-RS"/>
        </w:rPr>
        <w:t xml:space="preserve">симулатор. Интегрисана тастатура је инстанца класе </w:t>
      </w:r>
      <w:r w:rsidR="00446136" w:rsidRPr="00942891">
        <w:rPr>
          <w:i/>
          <w:iCs/>
          <w:lang w:val="sr-Cyrl-RS"/>
        </w:rPr>
        <w:t xml:space="preserve">EnigmaKeyboard </w:t>
      </w:r>
      <w:r w:rsidR="002A16B0" w:rsidRPr="00942891">
        <w:rPr>
          <w:lang w:val="sr-Cyrl-RS"/>
        </w:rPr>
        <w:t xml:space="preserve">дефинисана у датотеци </w:t>
      </w:r>
      <w:r w:rsidR="002A16B0" w:rsidRPr="00942891">
        <w:rPr>
          <w:i/>
          <w:iCs/>
          <w:lang w:val="sr-Cyrl-RS"/>
        </w:rPr>
        <w:t xml:space="preserve">enigma_keyboard.py. </w:t>
      </w:r>
      <w:r w:rsidR="00D40739">
        <w:rPr>
          <w:lang w:val="sr-Cyrl-RS"/>
        </w:rPr>
        <w:t>Тастатура је у комуникацији са свим осталим оквирима симулатора.</w:t>
      </w:r>
    </w:p>
    <w:p w14:paraId="10333304" w14:textId="4C264A39" w:rsidR="00E25226" w:rsidRPr="00942891" w:rsidRDefault="00EF59AC" w:rsidP="00C4019D">
      <w:pPr>
        <w:pStyle w:val="Osnovnitekst"/>
        <w:rPr>
          <w:lang w:val="sr-Cyrl-RS"/>
        </w:rPr>
      </w:pPr>
      <w:r w:rsidRPr="00942891">
        <w:rPr>
          <w:lang w:val="sr-Cyrl-RS"/>
        </w:rPr>
        <w:t xml:space="preserve">Приликом инстанцирања, </w:t>
      </w:r>
      <w:r w:rsidR="00C52FD2" w:rsidRPr="00942891">
        <w:rPr>
          <w:lang w:val="sr-Cyrl-RS"/>
        </w:rPr>
        <w:t xml:space="preserve">класа прима параметар </w:t>
      </w:r>
      <w:r w:rsidR="00C52FD2" w:rsidRPr="00942891">
        <w:rPr>
          <w:i/>
          <w:iCs/>
          <w:lang w:val="sr-Cyrl-RS"/>
        </w:rPr>
        <w:t xml:space="preserve">on_key_press </w:t>
      </w:r>
      <w:r w:rsidR="00C52FD2" w:rsidRPr="00942891">
        <w:rPr>
          <w:lang w:val="sr-Cyrl-RS"/>
        </w:rPr>
        <w:t xml:space="preserve">који представља функцију која се активира притиском </w:t>
      </w:r>
      <w:r w:rsidR="006377FD" w:rsidRPr="00942891">
        <w:rPr>
          <w:lang w:val="sr-Cyrl-RS"/>
        </w:rPr>
        <w:t xml:space="preserve">на дугме тастатуре. </w:t>
      </w:r>
      <w:r w:rsidR="001C2C2A" w:rsidRPr="00942891">
        <w:rPr>
          <w:lang w:val="sr-Cyrl-RS"/>
        </w:rPr>
        <w:t xml:space="preserve">Интеракција тастатуре са осталим деловима симулатора биће </w:t>
      </w:r>
      <w:r w:rsidR="00A16B92" w:rsidRPr="00942891">
        <w:rPr>
          <w:lang w:val="sr-Cyrl-RS"/>
        </w:rPr>
        <w:t xml:space="preserve">објашњена у </w:t>
      </w:r>
      <w:r w:rsidR="00FB69E6">
        <w:rPr>
          <w:lang w:val="sr-Cyrl-RS"/>
        </w:rPr>
        <w:t>седмом поглављу</w:t>
      </w:r>
      <w:r w:rsidR="00A16B92" w:rsidRPr="00942891">
        <w:rPr>
          <w:lang w:val="sr-Cyrl-RS"/>
        </w:rPr>
        <w:t xml:space="preserve">. </w:t>
      </w:r>
      <w:r w:rsidR="001A66B0" w:rsidRPr="00942891">
        <w:rPr>
          <w:lang w:val="sr-Cyrl-RS"/>
        </w:rPr>
        <w:t xml:space="preserve">Она има исти дизајн као и </w:t>
      </w:r>
      <w:r w:rsidR="0043155E" w:rsidRPr="00942891">
        <w:rPr>
          <w:lang w:val="sr-Cyrl-RS"/>
        </w:rPr>
        <w:t xml:space="preserve">табла </w:t>
      </w:r>
      <w:r w:rsidR="0043155E" w:rsidRPr="00942891">
        <w:rPr>
          <w:lang w:val="sr-Cyrl-RS"/>
        </w:rPr>
        <w:lastRenderedPageBreak/>
        <w:t xml:space="preserve">са лампицама баш због тога што клик дугмета на тастатури активира и „пали“ одговарајућу лампицу на табли. </w:t>
      </w:r>
      <w:r w:rsidR="00E25226" w:rsidRPr="00942891">
        <w:rPr>
          <w:lang w:val="sr-Cyrl-RS"/>
        </w:rPr>
        <w:t>Тастатура је приказана на слици 6.5.1.</w:t>
      </w:r>
      <w:r w:rsidR="00C4019D" w:rsidRPr="00942891">
        <w:rPr>
          <w:lang w:val="sr-Cyrl-RS"/>
        </w:rPr>
        <w:t xml:space="preserve"> На слици се види и дугме </w:t>
      </w:r>
      <w:r w:rsidR="00C4019D" w:rsidRPr="00942891">
        <w:rPr>
          <w:i/>
          <w:iCs/>
          <w:lang w:val="sr-Cyrl-RS"/>
        </w:rPr>
        <w:t xml:space="preserve">Prikaži tok </w:t>
      </w:r>
      <w:r w:rsidR="00C4019D" w:rsidRPr="00942891">
        <w:rPr>
          <w:lang w:val="sr-Cyrl-RS"/>
        </w:rPr>
        <w:t>чија ће функционалност бити описана у наставку рада.</w:t>
      </w:r>
    </w:p>
    <w:p w14:paraId="32FA83B6" w14:textId="191B5F94" w:rsidR="00EF59AC" w:rsidRPr="00942891" w:rsidRDefault="00E25226" w:rsidP="00E25226">
      <w:pPr>
        <w:pStyle w:val="SlikeTabele"/>
        <w:rPr>
          <w:lang w:val="sr-Cyrl-RS"/>
        </w:rPr>
      </w:pPr>
      <w:r w:rsidRPr="00942891">
        <w:rPr>
          <w:noProof/>
          <w:lang w:val="sr-Cyrl-RS"/>
        </w:rPr>
        <w:drawing>
          <wp:inline distT="0" distB="0" distL="0" distR="0" wp14:anchorId="16B9560D" wp14:editId="72F27526">
            <wp:extent cx="5177774" cy="1693333"/>
            <wp:effectExtent l="0" t="0" r="0" b="0"/>
            <wp:docPr id="511447084" name="Picture 3" descr="A keyboard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47084" name="Picture 3" descr="A keyboard with blue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199612" cy="1700475"/>
                    </a:xfrm>
                    <a:prstGeom prst="rect">
                      <a:avLst/>
                    </a:prstGeom>
                  </pic:spPr>
                </pic:pic>
              </a:graphicData>
            </a:graphic>
          </wp:inline>
        </w:drawing>
      </w:r>
    </w:p>
    <w:p w14:paraId="734F3318" w14:textId="39FF32B9" w:rsidR="00E25226" w:rsidRPr="00942891" w:rsidRDefault="00E25226" w:rsidP="00E25226">
      <w:pPr>
        <w:pStyle w:val="Oznakaslike"/>
        <w:rPr>
          <w:lang w:val="sr-Cyrl-RS"/>
        </w:rPr>
      </w:pPr>
      <w:bookmarkStart w:id="52" w:name="_Toc212025929"/>
      <w:r w:rsidRPr="00942891">
        <w:rPr>
          <w:lang w:val="sr-Cyrl-RS"/>
        </w:rPr>
        <w:t>Слика 6.5.1.</w:t>
      </w:r>
      <w:r w:rsidR="00BC137C" w:rsidRPr="00942891">
        <w:rPr>
          <w:lang w:val="sr-Cyrl-RS"/>
        </w:rPr>
        <w:t xml:space="preserve"> Интегрисана тастатура</w:t>
      </w:r>
      <w:bookmarkEnd w:id="52"/>
    </w:p>
    <w:p w14:paraId="74ACE2F5" w14:textId="4B2A837B" w:rsidR="00640E76" w:rsidRPr="00942891" w:rsidRDefault="00640E76" w:rsidP="00E25226">
      <w:pPr>
        <w:pStyle w:val="Osnovnitekst"/>
        <w:rPr>
          <w:lang w:val="sr-Cyrl-RS"/>
        </w:rPr>
      </w:pPr>
      <w:r w:rsidRPr="00942891">
        <w:rPr>
          <w:lang w:val="sr-Cyrl-RS"/>
        </w:rPr>
        <w:t xml:space="preserve">За </w:t>
      </w:r>
      <w:r w:rsidR="00FA622E" w:rsidRPr="00942891">
        <w:rPr>
          <w:lang w:val="sr-Cyrl-RS"/>
        </w:rPr>
        <w:t>приказ текста који се шифрује и дешифруј</w:t>
      </w:r>
      <w:r w:rsidR="00CA504A" w:rsidRPr="00942891">
        <w:rPr>
          <w:lang w:val="sr-Cyrl-RS"/>
        </w:rPr>
        <w:t xml:space="preserve">е, резервисан је посебан </w:t>
      </w:r>
      <w:r w:rsidR="00531E7A" w:rsidRPr="00942891">
        <w:rPr>
          <w:lang w:val="sr-Cyrl-RS"/>
        </w:rPr>
        <w:t>оквир</w:t>
      </w:r>
      <w:r w:rsidR="00CA504A" w:rsidRPr="00942891">
        <w:rPr>
          <w:lang w:val="sr-Cyrl-RS"/>
        </w:rPr>
        <w:t>.</w:t>
      </w:r>
      <w:r w:rsidR="00F042A8" w:rsidRPr="00942891">
        <w:rPr>
          <w:lang w:val="sr-Cyrl-RS"/>
        </w:rPr>
        <w:t xml:space="preserve"> Током </w:t>
      </w:r>
      <w:r w:rsidR="001075AD" w:rsidRPr="00942891">
        <w:rPr>
          <w:lang w:val="sr-Cyrl-RS"/>
        </w:rPr>
        <w:t xml:space="preserve">уписа слова, у овом оквиру се испод лабеле </w:t>
      </w:r>
      <w:r w:rsidR="0002715D" w:rsidRPr="00942891">
        <w:rPr>
          <w:i/>
          <w:iCs/>
          <w:lang w:val="sr-Cyrl-RS"/>
        </w:rPr>
        <w:t xml:space="preserve">Poruka: </w:t>
      </w:r>
      <w:r w:rsidR="0002715D" w:rsidRPr="00942891">
        <w:rPr>
          <w:lang w:val="sr-Cyrl-RS"/>
        </w:rPr>
        <w:t xml:space="preserve">исписује тренутно унет текст. </w:t>
      </w:r>
      <w:r w:rsidR="007F676C" w:rsidRPr="00942891">
        <w:rPr>
          <w:lang w:val="sr-Cyrl-RS"/>
        </w:rPr>
        <w:t xml:space="preserve">Испод лабеле </w:t>
      </w:r>
      <w:r w:rsidR="007F676C" w:rsidRPr="00942891">
        <w:rPr>
          <w:i/>
          <w:iCs/>
          <w:lang w:val="sr-Cyrl-RS"/>
        </w:rPr>
        <w:t xml:space="preserve">Šifrovana poruka: </w:t>
      </w:r>
      <w:r w:rsidR="007F676C" w:rsidRPr="00942891">
        <w:rPr>
          <w:lang w:val="sr-Cyrl-RS"/>
        </w:rPr>
        <w:t xml:space="preserve">исписује се </w:t>
      </w:r>
      <w:r w:rsidR="0085203F" w:rsidRPr="00942891">
        <w:rPr>
          <w:lang w:val="sr-Cyrl-RS"/>
        </w:rPr>
        <w:t xml:space="preserve">шифрована верзија унетог текста. У оквиру се такође налази и један </w:t>
      </w:r>
      <w:r w:rsidR="001B5DFC" w:rsidRPr="00942891">
        <w:rPr>
          <w:lang w:val="sr-Cyrl-RS"/>
        </w:rPr>
        <w:t>текстуалн</w:t>
      </w:r>
      <w:r w:rsidR="00A21FAA" w:rsidRPr="00942891">
        <w:rPr>
          <w:lang w:val="sr-Cyrl-RS"/>
        </w:rPr>
        <w:t>и</w:t>
      </w:r>
      <w:r w:rsidR="001B5DFC" w:rsidRPr="00942891">
        <w:rPr>
          <w:lang w:val="sr-Cyrl-RS"/>
        </w:rPr>
        <w:t xml:space="preserve"> прозор у ком је онемогућено писање. Он служи искључиво за чување </w:t>
      </w:r>
      <w:r w:rsidR="00F106B4" w:rsidRPr="00942891">
        <w:rPr>
          <w:lang w:val="sr-Cyrl-RS"/>
        </w:rPr>
        <w:t>претходно шифрованих порука, как</w:t>
      </w:r>
      <w:r w:rsidR="00AD0DD4" w:rsidRPr="00942891">
        <w:rPr>
          <w:lang w:val="sr-Cyrl-RS"/>
        </w:rPr>
        <w:t xml:space="preserve">о тај текст не би морао да се памти, или уписује на место ван самог симулатора. </w:t>
      </w:r>
      <w:r w:rsidR="00D905C0" w:rsidRPr="00942891">
        <w:rPr>
          <w:lang w:val="sr-Cyrl-RS"/>
        </w:rPr>
        <w:t xml:space="preserve">Енигма машина није имала никакву меморију, нити механизам за чување порука. </w:t>
      </w:r>
      <w:r w:rsidR="004D0085" w:rsidRPr="00942891">
        <w:rPr>
          <w:lang w:val="sr-Cyrl-RS"/>
        </w:rPr>
        <w:t>Она је служила искључиво за шифровање, а поруке су</w:t>
      </w:r>
      <w:r w:rsidR="008A133D" w:rsidRPr="00942891">
        <w:rPr>
          <w:lang w:val="sr-Cyrl-RS"/>
        </w:rPr>
        <w:t xml:space="preserve"> се слале у различитим облицима (текст на папиру, </w:t>
      </w:r>
      <w:r w:rsidR="00EC0A65" w:rsidRPr="00942891">
        <w:rPr>
          <w:lang w:val="sr-Cyrl-RS"/>
        </w:rPr>
        <w:t>Морзеов</w:t>
      </w:r>
      <w:r w:rsidR="008A133D" w:rsidRPr="00942891">
        <w:rPr>
          <w:lang w:val="sr-Cyrl-RS"/>
        </w:rPr>
        <w:t xml:space="preserve"> код). Овај оквир служи само за демонстрацију рада симулатора.</w:t>
      </w:r>
      <w:r w:rsidR="00567166" w:rsidRPr="00942891">
        <w:rPr>
          <w:lang w:val="sr-Cyrl-RS"/>
        </w:rPr>
        <w:t xml:space="preserve"> Испод </w:t>
      </w:r>
      <w:r w:rsidR="00A21FAA" w:rsidRPr="00942891">
        <w:rPr>
          <w:lang w:val="sr-Cyrl-RS"/>
        </w:rPr>
        <w:t xml:space="preserve">текстуалног прозора налазе се три дугмета – </w:t>
      </w:r>
      <w:r w:rsidR="00A21FAA" w:rsidRPr="00942891">
        <w:rPr>
          <w:i/>
          <w:iCs/>
          <w:lang w:val="sr-Cyrl-RS"/>
        </w:rPr>
        <w:t>Obriši sve, Obriši</w:t>
      </w:r>
      <w:r w:rsidR="008174F2" w:rsidRPr="00942891">
        <w:rPr>
          <w:i/>
          <w:iCs/>
          <w:lang w:val="sr-Cyrl-RS"/>
        </w:rPr>
        <w:t xml:space="preserve"> </w:t>
      </w:r>
      <w:r w:rsidR="008174F2" w:rsidRPr="00942891">
        <w:rPr>
          <w:lang w:val="sr-Cyrl-RS"/>
        </w:rPr>
        <w:t xml:space="preserve">и </w:t>
      </w:r>
      <w:r w:rsidR="008174F2" w:rsidRPr="00942891">
        <w:rPr>
          <w:i/>
          <w:iCs/>
          <w:lang w:val="sr-Cyrl-RS"/>
        </w:rPr>
        <w:t>Dodaj poruku</w:t>
      </w:r>
      <w:r w:rsidR="00A21FAA" w:rsidRPr="00942891">
        <w:rPr>
          <w:lang w:val="sr-Cyrl-RS"/>
        </w:rPr>
        <w:t xml:space="preserve">. </w:t>
      </w:r>
      <w:r w:rsidR="002F03B9" w:rsidRPr="00942891">
        <w:rPr>
          <w:lang w:val="sr-Cyrl-RS"/>
        </w:rPr>
        <w:t xml:space="preserve">Њихове функционалности су редом: Брисање сваког текста и </w:t>
      </w:r>
      <w:r w:rsidR="00921175" w:rsidRPr="00942891">
        <w:rPr>
          <w:lang w:val="sr-Cyrl-RS"/>
        </w:rPr>
        <w:t>испод лабела и у прозору за чување текста</w:t>
      </w:r>
      <w:r w:rsidR="008F1321" w:rsidRPr="00942891">
        <w:rPr>
          <w:lang w:val="sr-Cyrl-RS"/>
        </w:rPr>
        <w:t>;</w:t>
      </w:r>
      <w:r w:rsidR="00921175" w:rsidRPr="00942891">
        <w:rPr>
          <w:lang w:val="sr-Cyrl-RS"/>
        </w:rPr>
        <w:t xml:space="preserve"> Брисање само тренутно </w:t>
      </w:r>
      <w:r w:rsidR="008F1321" w:rsidRPr="00942891">
        <w:rPr>
          <w:lang w:val="sr-Cyrl-RS"/>
        </w:rPr>
        <w:t>исписаног и тренутно шифрованог текста; Додавање шифроване поруке у текстуални прозор.</w:t>
      </w:r>
      <w:r w:rsidR="008A133D" w:rsidRPr="00942891">
        <w:rPr>
          <w:lang w:val="sr-Cyrl-RS"/>
        </w:rPr>
        <w:t xml:space="preserve"> </w:t>
      </w:r>
      <w:r w:rsidR="008174F2" w:rsidRPr="00942891">
        <w:rPr>
          <w:lang w:val="sr-Cyrl-RS"/>
        </w:rPr>
        <w:t>И</w:t>
      </w:r>
      <w:r w:rsidR="008A133D" w:rsidRPr="00942891">
        <w:rPr>
          <w:lang w:val="sr-Cyrl-RS"/>
        </w:rPr>
        <w:t>мплементација</w:t>
      </w:r>
      <w:r w:rsidR="008174F2" w:rsidRPr="00942891">
        <w:rPr>
          <w:lang w:val="sr-Cyrl-RS"/>
        </w:rPr>
        <w:t xml:space="preserve"> овог оквира</w:t>
      </w:r>
      <w:r w:rsidR="008A133D" w:rsidRPr="00942891">
        <w:rPr>
          <w:lang w:val="sr-Cyrl-RS"/>
        </w:rPr>
        <w:t xml:space="preserve"> </w:t>
      </w:r>
      <w:r w:rsidR="00DF7369" w:rsidRPr="00942891">
        <w:rPr>
          <w:lang w:val="sr-Cyrl-RS"/>
        </w:rPr>
        <w:t xml:space="preserve">написана је у датотеци </w:t>
      </w:r>
      <w:r w:rsidR="00DF7369" w:rsidRPr="00942891">
        <w:rPr>
          <w:i/>
          <w:iCs/>
          <w:lang w:val="sr-Cyrl-RS"/>
        </w:rPr>
        <w:t>gui.py</w:t>
      </w:r>
      <w:r w:rsidR="0089058A" w:rsidRPr="00942891">
        <w:rPr>
          <w:lang w:val="sr-Cyrl-RS"/>
        </w:rPr>
        <w:t xml:space="preserve">, која представља </w:t>
      </w:r>
      <w:r w:rsidR="00A46863" w:rsidRPr="00942891">
        <w:rPr>
          <w:lang w:val="sr-Cyrl-RS"/>
        </w:rPr>
        <w:t>главну компоненту која спаја све претходно наведене.</w:t>
      </w:r>
      <w:r w:rsidR="00567166" w:rsidRPr="00942891">
        <w:rPr>
          <w:lang w:val="sr-Cyrl-RS"/>
        </w:rPr>
        <w:t xml:space="preserve"> </w:t>
      </w:r>
    </w:p>
    <w:p w14:paraId="16334BE5" w14:textId="5E20F065" w:rsidR="00BC137C" w:rsidRPr="00942891" w:rsidRDefault="00C4019D" w:rsidP="00C4019D">
      <w:pPr>
        <w:pStyle w:val="SlikeTabele"/>
        <w:rPr>
          <w:lang w:val="sr-Cyrl-RS"/>
        </w:rPr>
      </w:pPr>
      <w:r w:rsidRPr="00942891">
        <w:rPr>
          <w:noProof/>
          <w:lang w:val="sr-Cyrl-RS"/>
        </w:rPr>
        <w:drawing>
          <wp:inline distT="0" distB="0" distL="0" distR="0" wp14:anchorId="30B328B6" wp14:editId="4B7286C8">
            <wp:extent cx="2362200" cy="3031726"/>
            <wp:effectExtent l="0" t="0" r="0" b="0"/>
            <wp:docPr id="957926644" name="Picture 5" descr="A screenshot of a black box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26644" name="Picture 5" descr="A screenshot of a black box with blue and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375754" cy="3049121"/>
                    </a:xfrm>
                    <a:prstGeom prst="rect">
                      <a:avLst/>
                    </a:prstGeom>
                  </pic:spPr>
                </pic:pic>
              </a:graphicData>
            </a:graphic>
          </wp:inline>
        </w:drawing>
      </w:r>
    </w:p>
    <w:p w14:paraId="5C260DD2" w14:textId="38D90818" w:rsidR="00C4019D" w:rsidRPr="00942891" w:rsidRDefault="007B3288" w:rsidP="00C4019D">
      <w:pPr>
        <w:pStyle w:val="Oznakaslike"/>
        <w:rPr>
          <w:lang w:val="sr-Cyrl-RS"/>
        </w:rPr>
      </w:pPr>
      <w:bookmarkStart w:id="53" w:name="_Toc212025930"/>
      <w:r w:rsidRPr="00942891">
        <w:rPr>
          <w:lang w:val="sr-Cyrl-RS"/>
        </w:rPr>
        <w:t>Слика 6.5.2. Оквир за приказ текста</w:t>
      </w:r>
      <w:bookmarkEnd w:id="53"/>
    </w:p>
    <w:p w14:paraId="0DF5038E" w14:textId="0375B867" w:rsidR="00201C28" w:rsidRPr="00942891" w:rsidRDefault="00A43575" w:rsidP="00AC39CC">
      <w:pPr>
        <w:pStyle w:val="IInivonaslova-Potpoglavlje"/>
        <w:rPr>
          <w:lang w:val="sr-Cyrl-RS"/>
        </w:rPr>
      </w:pPr>
      <w:bookmarkStart w:id="54" w:name="_Toc212025137"/>
      <w:r w:rsidRPr="00942891">
        <w:rPr>
          <w:lang w:val="sr-Cyrl-RS"/>
        </w:rPr>
        <w:lastRenderedPageBreak/>
        <w:t>Главни прозор</w:t>
      </w:r>
      <w:r w:rsidR="0074708A" w:rsidRPr="00942891">
        <w:rPr>
          <w:lang w:val="sr-Cyrl-RS"/>
        </w:rPr>
        <w:t xml:space="preserve"> и </w:t>
      </w:r>
      <w:r w:rsidR="0045057A" w:rsidRPr="00942891">
        <w:rPr>
          <w:lang w:val="sr-Cyrl-RS"/>
        </w:rPr>
        <w:t>коришћење система</w:t>
      </w:r>
      <w:bookmarkEnd w:id="54"/>
    </w:p>
    <w:p w14:paraId="69F4A736" w14:textId="3EB32470" w:rsidR="00A46863" w:rsidRPr="00942891" w:rsidRDefault="002E2B45" w:rsidP="00A46863">
      <w:pPr>
        <w:pStyle w:val="Osnovnitekst"/>
        <w:rPr>
          <w:lang w:val="sr-Cyrl-RS"/>
        </w:rPr>
      </w:pPr>
      <w:r w:rsidRPr="00942891">
        <w:rPr>
          <w:lang w:val="sr-Cyrl-RS"/>
        </w:rPr>
        <w:t xml:space="preserve">Већ поменута датотека </w:t>
      </w:r>
      <w:r w:rsidRPr="00942891">
        <w:rPr>
          <w:i/>
          <w:iCs/>
          <w:lang w:val="sr-Cyrl-RS"/>
        </w:rPr>
        <w:t>gui.py</w:t>
      </w:r>
      <w:r w:rsidRPr="00942891">
        <w:rPr>
          <w:lang w:val="sr-Cyrl-RS"/>
        </w:rPr>
        <w:t xml:space="preserve">, не врши само спајање компоненти, већ дефинише битне </w:t>
      </w:r>
      <w:r w:rsidR="002E60F9" w:rsidRPr="00942891">
        <w:rPr>
          <w:lang w:val="sr-Cyrl-RS"/>
        </w:rPr>
        <w:t xml:space="preserve">атрибуте симулатора </w:t>
      </w:r>
      <w:r w:rsidR="00EC0A65" w:rsidRPr="00942891">
        <w:rPr>
          <w:lang w:val="sr-Cyrl-RS"/>
        </w:rPr>
        <w:t>неопходних</w:t>
      </w:r>
      <w:r w:rsidR="002E60F9" w:rsidRPr="00942891">
        <w:rPr>
          <w:lang w:val="sr-Cyrl-RS"/>
        </w:rPr>
        <w:t xml:space="preserve"> за рад. У наставку ће детаљно бити описана ова датотека како би се </w:t>
      </w:r>
      <w:r w:rsidR="00816FC0" w:rsidRPr="00942891">
        <w:rPr>
          <w:lang w:val="sr-Cyrl-RS"/>
        </w:rPr>
        <w:t>описао</w:t>
      </w:r>
      <w:r w:rsidR="002E60F9" w:rsidRPr="00942891">
        <w:rPr>
          <w:lang w:val="sr-Cyrl-RS"/>
        </w:rPr>
        <w:t xml:space="preserve"> распоред</w:t>
      </w:r>
      <w:r w:rsidR="00816FC0" w:rsidRPr="00942891">
        <w:rPr>
          <w:lang w:val="sr-Cyrl-RS"/>
        </w:rPr>
        <w:t xml:space="preserve"> компоненти</w:t>
      </w:r>
      <w:r w:rsidR="002E60F9" w:rsidRPr="00942891">
        <w:rPr>
          <w:lang w:val="sr-Cyrl-RS"/>
        </w:rPr>
        <w:t xml:space="preserve"> </w:t>
      </w:r>
      <w:r w:rsidR="00F22544" w:rsidRPr="00942891">
        <w:rPr>
          <w:lang w:val="sr-Cyrl-RS"/>
        </w:rPr>
        <w:t>интерфејса. То је неопходно за касније разумевање свих функционалности симулатора.</w:t>
      </w:r>
    </w:p>
    <w:p w14:paraId="21B3C4EF" w14:textId="6D233B90" w:rsidR="007C6526" w:rsidRPr="00942891" w:rsidRDefault="007C6526" w:rsidP="007C6526">
      <w:pPr>
        <w:pStyle w:val="IIInivonaslova-Odeljak"/>
        <w:rPr>
          <w:lang w:val="sr-Cyrl-RS"/>
        </w:rPr>
      </w:pPr>
      <w:bookmarkStart w:id="55" w:name="_Toc212025138"/>
      <w:r w:rsidRPr="00942891">
        <w:rPr>
          <w:lang w:val="sr-Cyrl-RS"/>
        </w:rPr>
        <w:t xml:space="preserve">Креирање </w:t>
      </w:r>
      <w:r w:rsidR="00F72F37" w:rsidRPr="00942891">
        <w:rPr>
          <w:lang w:val="sr-Cyrl-RS"/>
        </w:rPr>
        <w:t>GUI система</w:t>
      </w:r>
      <w:bookmarkEnd w:id="55"/>
    </w:p>
    <w:p w14:paraId="64FF293C" w14:textId="7DC03755" w:rsidR="00816FC0" w:rsidRPr="00942891" w:rsidRDefault="00405867" w:rsidP="00A46863">
      <w:pPr>
        <w:pStyle w:val="Osnovnitekst"/>
        <w:rPr>
          <w:lang w:val="sr-Cyrl-RS"/>
        </w:rPr>
      </w:pPr>
      <w:r w:rsidRPr="00942891">
        <w:rPr>
          <w:lang w:val="sr-Cyrl-RS"/>
        </w:rPr>
        <w:t xml:space="preserve">Класа која покреће цео програм назива се </w:t>
      </w:r>
      <w:r w:rsidRPr="00942891">
        <w:rPr>
          <w:i/>
          <w:iCs/>
          <w:lang w:val="sr-Cyrl-RS"/>
        </w:rPr>
        <w:t>EnigmaGUI.</w:t>
      </w:r>
      <w:r w:rsidRPr="00942891">
        <w:rPr>
          <w:lang w:val="sr-Cyrl-RS"/>
        </w:rPr>
        <w:t xml:space="preserve"> </w:t>
      </w:r>
      <w:r w:rsidR="00F72F37" w:rsidRPr="00942891">
        <w:rPr>
          <w:lang w:val="sr-Cyrl-RS"/>
        </w:rPr>
        <w:t xml:space="preserve">Библиотека CTK </w:t>
      </w:r>
      <w:r w:rsidR="00987305" w:rsidRPr="00942891">
        <w:rPr>
          <w:lang w:val="sr-Cyrl-RS"/>
        </w:rPr>
        <w:t xml:space="preserve">за иницијализацију главног </w:t>
      </w:r>
      <w:r w:rsidR="00C82C20" w:rsidRPr="00942891">
        <w:rPr>
          <w:lang w:val="sr-Cyrl-RS"/>
        </w:rPr>
        <w:t xml:space="preserve">прозора користи функцију </w:t>
      </w:r>
      <w:r w:rsidR="00C82C20" w:rsidRPr="00942891">
        <w:rPr>
          <w:i/>
          <w:iCs/>
          <w:lang w:val="sr-Cyrl-RS"/>
        </w:rPr>
        <w:t>CTk().</w:t>
      </w:r>
      <w:r w:rsidR="00C82C20" w:rsidRPr="00942891">
        <w:rPr>
          <w:lang w:val="sr-Cyrl-RS"/>
        </w:rPr>
        <w:t xml:space="preserve"> </w:t>
      </w:r>
      <w:r w:rsidR="00976811" w:rsidRPr="00942891">
        <w:rPr>
          <w:lang w:val="sr-Cyrl-RS"/>
        </w:rPr>
        <w:t xml:space="preserve">Поље </w:t>
      </w:r>
      <w:r w:rsidR="00976811" w:rsidRPr="00942891">
        <w:rPr>
          <w:i/>
          <w:iCs/>
          <w:lang w:val="sr-Cyrl-RS"/>
        </w:rPr>
        <w:t xml:space="preserve">root </w:t>
      </w:r>
      <w:r w:rsidR="00976811" w:rsidRPr="00942891">
        <w:rPr>
          <w:lang w:val="sr-Cyrl-RS"/>
        </w:rPr>
        <w:t>представља главни прозор апликације и иницијализује се овом функцијом.</w:t>
      </w:r>
      <w:r w:rsidR="004567CF" w:rsidRPr="00942891">
        <w:rPr>
          <w:lang w:val="sr-Cyrl-RS"/>
        </w:rPr>
        <w:t xml:space="preserve"> </w:t>
      </w:r>
      <w:r w:rsidR="00A262A0" w:rsidRPr="00942891">
        <w:rPr>
          <w:lang w:val="sr-Cyrl-RS"/>
        </w:rPr>
        <w:t>Апликацију је предвиђено користити у</w:t>
      </w:r>
      <w:r w:rsidR="00FC7920" w:rsidRPr="00942891">
        <w:rPr>
          <w:lang w:val="sr-Cyrl-RS"/>
        </w:rPr>
        <w:t xml:space="preserve"> максимизованом прозор</w:t>
      </w:r>
      <w:r w:rsidR="00EC0A65">
        <w:rPr>
          <w:lang w:val="sr-Cyrl-RS"/>
        </w:rPr>
        <w:t>у</w:t>
      </w:r>
      <w:r w:rsidR="008279CA">
        <w:rPr>
          <w:lang w:val="sr-Cyrl-RS"/>
        </w:rPr>
        <w:t>,</w:t>
      </w:r>
      <w:r w:rsidR="00FC7920" w:rsidRPr="00942891">
        <w:rPr>
          <w:lang w:val="sr-Cyrl-RS"/>
        </w:rPr>
        <w:t xml:space="preserve"> што је омогућено мењањем стања </w:t>
      </w:r>
      <w:r w:rsidR="00FC7920" w:rsidRPr="00942891">
        <w:rPr>
          <w:i/>
          <w:iCs/>
          <w:lang w:val="sr-Cyrl-RS"/>
        </w:rPr>
        <w:t xml:space="preserve">root </w:t>
      </w:r>
      <w:r w:rsidR="00FC7920" w:rsidRPr="00942891">
        <w:rPr>
          <w:lang w:val="sr-Cyrl-RS"/>
        </w:rPr>
        <w:t xml:space="preserve">поља на </w:t>
      </w:r>
      <w:r w:rsidR="008A4CD3" w:rsidRPr="00942891">
        <w:rPr>
          <w:i/>
          <w:iCs/>
          <w:lang w:val="sr-Cyrl-RS"/>
        </w:rPr>
        <w:t xml:space="preserve">zoomed. </w:t>
      </w:r>
      <w:r w:rsidR="008A4CD3" w:rsidRPr="00942891">
        <w:rPr>
          <w:lang w:val="sr-Cyrl-RS"/>
        </w:rPr>
        <w:t xml:space="preserve">Након </w:t>
      </w:r>
      <w:r w:rsidR="006374CF" w:rsidRPr="00942891">
        <w:rPr>
          <w:lang w:val="sr-Cyrl-RS"/>
        </w:rPr>
        <w:t xml:space="preserve">иницијализације главног прозора, позива се метода класе </w:t>
      </w:r>
      <w:r w:rsidR="0006427C" w:rsidRPr="00942891">
        <w:rPr>
          <w:i/>
          <w:iCs/>
          <w:lang w:val="sr-Cyrl-RS"/>
        </w:rPr>
        <w:t>create_widgets</w:t>
      </w:r>
      <w:r w:rsidR="009F358D" w:rsidRPr="00942891">
        <w:rPr>
          <w:lang w:val="sr-Cyrl-RS"/>
        </w:rPr>
        <w:t xml:space="preserve"> која распоређује све компоненте у редове и колоне главног прозора.</w:t>
      </w:r>
    </w:p>
    <w:p w14:paraId="2EC6492E" w14:textId="203D8D8D" w:rsidR="007956EB" w:rsidRPr="00942891" w:rsidRDefault="008219E3" w:rsidP="00A46863">
      <w:pPr>
        <w:pStyle w:val="Osnovnitekst"/>
        <w:rPr>
          <w:lang w:val="sr-Cyrl-RS"/>
        </w:rPr>
      </w:pPr>
      <w:r w:rsidRPr="00942891">
        <w:rPr>
          <w:lang w:val="sr-Cyrl-RS"/>
        </w:rPr>
        <w:t xml:space="preserve">Оквир за параметризацију заузима горњи леви угао прозора, </w:t>
      </w:r>
      <w:r w:rsidR="008E596E" w:rsidRPr="00942891">
        <w:rPr>
          <w:lang w:val="sr-Cyrl-RS"/>
        </w:rPr>
        <w:t xml:space="preserve">а </w:t>
      </w:r>
      <w:r w:rsidRPr="00942891">
        <w:rPr>
          <w:lang w:val="sr-Cyrl-RS"/>
        </w:rPr>
        <w:t xml:space="preserve">оквир за роторе и </w:t>
      </w:r>
      <w:r w:rsidR="00DC3E22" w:rsidRPr="00942891">
        <w:rPr>
          <w:lang w:val="sr-Cyrl-RS"/>
        </w:rPr>
        <w:t xml:space="preserve">таблу са лампицама налази се десно од њега. У истом реду, </w:t>
      </w:r>
      <w:r w:rsidR="00402145" w:rsidRPr="00942891">
        <w:rPr>
          <w:lang w:val="sr-Cyrl-RS"/>
        </w:rPr>
        <w:t>након ова два оквира, налази се оквир за испис текста.</w:t>
      </w:r>
      <w:r w:rsidR="00497439" w:rsidRPr="00942891">
        <w:rPr>
          <w:lang w:val="sr-Cyrl-RS"/>
        </w:rPr>
        <w:t xml:space="preserve"> У доњем реду налазе се два оквира, са леве стране </w:t>
      </w:r>
      <w:r w:rsidR="00CE7B13" w:rsidRPr="00942891">
        <w:rPr>
          <w:lang w:val="sr-Cyrl-RS"/>
        </w:rPr>
        <w:t xml:space="preserve">прикључна табла, а са десне тастатура. </w:t>
      </w:r>
      <w:r w:rsidR="00444D42" w:rsidRPr="00942891">
        <w:rPr>
          <w:lang w:val="sr-Cyrl-RS"/>
        </w:rPr>
        <w:t xml:space="preserve">У наставку дат је пример како се </w:t>
      </w:r>
      <w:r w:rsidR="00186985" w:rsidRPr="00942891">
        <w:rPr>
          <w:lang w:val="sr-Cyrl-RS"/>
        </w:rPr>
        <w:t>оквир за параметризацију смешта у главни прозо</w:t>
      </w:r>
      <w:r w:rsidR="007956EB" w:rsidRPr="00942891">
        <w:rPr>
          <w:lang w:val="sr-Cyrl-RS"/>
        </w:rPr>
        <w:t>р:</w:t>
      </w:r>
    </w:p>
    <w:p w14:paraId="0CA0EA78" w14:textId="733B196F" w:rsidR="008767C7" w:rsidRPr="00D40739" w:rsidRDefault="008767C7" w:rsidP="008767C7">
      <w:pPr>
        <w:pStyle w:val="Osnovnitekst"/>
        <w:ind w:left="720" w:firstLine="0"/>
        <w:rPr>
          <w:rFonts w:ascii="Courier New" w:hAnsi="Courier New" w:cs="Courier New"/>
          <w:lang w:val="sr-Cyrl-RS"/>
        </w:rPr>
      </w:pPr>
      <w:r w:rsidRPr="00D40739">
        <w:rPr>
          <w:rFonts w:ascii="Courier New" w:hAnsi="Courier New" w:cs="Courier New"/>
          <w:lang w:val="sr-Cyrl-RS"/>
        </w:rPr>
        <w:t xml:space="preserve">      </w:t>
      </w:r>
      <w:r w:rsidR="00D40739">
        <w:rPr>
          <w:rFonts w:ascii="Courier New" w:hAnsi="Courier New" w:cs="Courier New"/>
          <w:lang w:val="sr-Cyrl-RS"/>
        </w:rPr>
        <w:t xml:space="preserve"> </w:t>
      </w:r>
      <w:r w:rsidRPr="00D40739">
        <w:rPr>
          <w:rFonts w:ascii="Courier New" w:hAnsi="Courier New" w:cs="Courier New"/>
          <w:lang w:val="sr-Cyrl-RS"/>
        </w:rPr>
        <w:t>self</w:t>
      </w:r>
      <w:r w:rsidRPr="00D40739">
        <w:rPr>
          <w:rFonts w:ascii="Courier New" w:hAnsi="Courier New" w:cs="Courier New"/>
          <w:b/>
          <w:bCs/>
          <w:lang w:val="sr-Cyrl-RS"/>
        </w:rPr>
        <w:t>.</w:t>
      </w:r>
      <w:r w:rsidRPr="00D40739">
        <w:rPr>
          <w:rFonts w:ascii="Courier New" w:hAnsi="Courier New" w:cs="Courier New"/>
          <w:lang w:val="sr-Cyrl-RS"/>
        </w:rPr>
        <w:t xml:space="preserve">param_frame </w:t>
      </w:r>
      <w:r w:rsidRPr="00D40739">
        <w:rPr>
          <w:rFonts w:ascii="Courier New" w:hAnsi="Courier New" w:cs="Courier New"/>
          <w:b/>
          <w:bCs/>
          <w:lang w:val="sr-Cyrl-RS"/>
        </w:rPr>
        <w:t>=</w:t>
      </w:r>
      <w:r w:rsidRPr="00D40739">
        <w:rPr>
          <w:rFonts w:ascii="Courier New" w:hAnsi="Courier New" w:cs="Courier New"/>
          <w:lang w:val="sr-Cyrl-RS"/>
        </w:rPr>
        <w:t xml:space="preserve"> ctk</w:t>
      </w:r>
      <w:r w:rsidRPr="00D40739">
        <w:rPr>
          <w:rFonts w:ascii="Courier New" w:hAnsi="Courier New" w:cs="Courier New"/>
          <w:b/>
          <w:bCs/>
          <w:lang w:val="sr-Cyrl-RS"/>
        </w:rPr>
        <w:t>.</w:t>
      </w:r>
      <w:r w:rsidRPr="00D40739">
        <w:rPr>
          <w:rFonts w:ascii="Courier New" w:hAnsi="Courier New" w:cs="Courier New"/>
          <w:lang w:val="sr-Cyrl-RS"/>
        </w:rPr>
        <w:t>CTkFrame</w:t>
      </w:r>
      <w:r w:rsidRPr="00D40739">
        <w:rPr>
          <w:rFonts w:ascii="Courier New" w:hAnsi="Courier New" w:cs="Courier New"/>
          <w:b/>
          <w:bCs/>
          <w:lang w:val="sr-Cyrl-RS"/>
        </w:rPr>
        <w:t>(</w:t>
      </w:r>
      <w:r w:rsidRPr="00D40739">
        <w:rPr>
          <w:rFonts w:ascii="Courier New" w:hAnsi="Courier New" w:cs="Courier New"/>
          <w:lang w:val="sr-Cyrl-RS"/>
        </w:rPr>
        <w:t>main_frame</w:t>
      </w:r>
      <w:r w:rsidRPr="00D40739">
        <w:rPr>
          <w:rFonts w:ascii="Courier New" w:hAnsi="Courier New" w:cs="Courier New"/>
          <w:b/>
          <w:bCs/>
          <w:lang w:val="sr-Cyrl-RS"/>
        </w:rPr>
        <w:t>)</w:t>
      </w:r>
    </w:p>
    <w:p w14:paraId="144FC6F4" w14:textId="57F3BB47" w:rsidR="008767C7" w:rsidRPr="00D40739" w:rsidRDefault="008767C7" w:rsidP="008767C7">
      <w:pPr>
        <w:pStyle w:val="Osnovnitekst"/>
        <w:rPr>
          <w:rFonts w:ascii="Courier New" w:hAnsi="Courier New" w:cs="Courier New"/>
          <w:lang w:val="sr-Cyrl-RS"/>
        </w:rPr>
      </w:pP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param_frame</w:t>
      </w:r>
      <w:r w:rsidRPr="00D40739">
        <w:rPr>
          <w:rFonts w:ascii="Courier New" w:hAnsi="Courier New" w:cs="Courier New"/>
          <w:b/>
          <w:bCs/>
          <w:lang w:val="sr-Cyrl-RS"/>
        </w:rPr>
        <w:t>.</w:t>
      </w:r>
      <w:r w:rsidRPr="00D40739">
        <w:rPr>
          <w:rFonts w:ascii="Courier New" w:hAnsi="Courier New" w:cs="Courier New"/>
          <w:lang w:val="sr-Cyrl-RS"/>
        </w:rPr>
        <w:t>grid</w:t>
      </w:r>
      <w:r w:rsidRPr="00D40739">
        <w:rPr>
          <w:rFonts w:ascii="Courier New" w:hAnsi="Courier New" w:cs="Courier New"/>
          <w:b/>
          <w:bCs/>
          <w:lang w:val="sr-Cyrl-RS"/>
        </w:rPr>
        <w:t>(</w:t>
      </w:r>
      <w:r w:rsidRPr="00D40739">
        <w:rPr>
          <w:rFonts w:ascii="Courier New" w:hAnsi="Courier New" w:cs="Courier New"/>
          <w:lang w:val="sr-Cyrl-RS"/>
        </w:rPr>
        <w:t>row</w:t>
      </w:r>
      <w:r w:rsidRPr="00D40739">
        <w:rPr>
          <w:rFonts w:ascii="Courier New" w:hAnsi="Courier New" w:cs="Courier New"/>
          <w:b/>
          <w:bCs/>
          <w:lang w:val="sr-Cyrl-RS"/>
        </w:rPr>
        <w:t>=</w:t>
      </w:r>
      <w:r w:rsidRPr="00D40739">
        <w:rPr>
          <w:rFonts w:ascii="Courier New" w:hAnsi="Courier New" w:cs="Courier New"/>
          <w:lang w:val="sr-Cyrl-RS"/>
        </w:rPr>
        <w:t>0</w:t>
      </w:r>
      <w:r w:rsidRPr="00D40739">
        <w:rPr>
          <w:rFonts w:ascii="Courier New" w:hAnsi="Courier New" w:cs="Courier New"/>
          <w:b/>
          <w:bCs/>
          <w:lang w:val="sr-Cyrl-RS"/>
        </w:rPr>
        <w:t>,</w:t>
      </w:r>
      <w:r w:rsidRPr="00D40739">
        <w:rPr>
          <w:rFonts w:ascii="Courier New" w:hAnsi="Courier New" w:cs="Courier New"/>
          <w:lang w:val="sr-Cyrl-RS"/>
        </w:rPr>
        <w:t xml:space="preserve"> column</w:t>
      </w:r>
      <w:r w:rsidRPr="00D40739">
        <w:rPr>
          <w:rFonts w:ascii="Courier New" w:hAnsi="Courier New" w:cs="Courier New"/>
          <w:b/>
          <w:bCs/>
          <w:lang w:val="sr-Cyrl-RS"/>
        </w:rPr>
        <w:t>=</w:t>
      </w:r>
      <w:r w:rsidRPr="00D40739">
        <w:rPr>
          <w:rFonts w:ascii="Courier New" w:hAnsi="Courier New" w:cs="Courier New"/>
          <w:lang w:val="sr-Cyrl-RS"/>
        </w:rPr>
        <w:t>0</w:t>
      </w:r>
      <w:r w:rsidRPr="00D40739">
        <w:rPr>
          <w:rFonts w:ascii="Courier New" w:hAnsi="Courier New" w:cs="Courier New"/>
          <w:b/>
          <w:bCs/>
          <w:lang w:val="sr-Cyrl-RS"/>
        </w:rPr>
        <w:t>,</w:t>
      </w:r>
      <w:r w:rsidRPr="00D40739">
        <w:rPr>
          <w:rFonts w:ascii="Courier New" w:hAnsi="Courier New" w:cs="Courier New"/>
          <w:lang w:val="sr-Cyrl-RS"/>
        </w:rPr>
        <w:t xml:space="preserve"> sticky</w:t>
      </w:r>
      <w:r w:rsidRPr="00D40739">
        <w:rPr>
          <w:rFonts w:ascii="Courier New" w:hAnsi="Courier New" w:cs="Courier New"/>
          <w:b/>
          <w:bCs/>
          <w:lang w:val="sr-Cyrl-RS"/>
        </w:rPr>
        <w:t>=</w:t>
      </w:r>
      <w:r w:rsidRPr="00D40739">
        <w:rPr>
          <w:rFonts w:ascii="Courier New" w:hAnsi="Courier New" w:cs="Courier New"/>
          <w:lang w:val="sr-Cyrl-RS"/>
        </w:rPr>
        <w:t>"nsew"</w:t>
      </w:r>
      <w:r w:rsidRPr="00D40739">
        <w:rPr>
          <w:rFonts w:ascii="Courier New" w:hAnsi="Courier New" w:cs="Courier New"/>
          <w:b/>
          <w:bCs/>
          <w:lang w:val="sr-Cyrl-RS"/>
        </w:rPr>
        <w:t>,</w:t>
      </w:r>
      <w:r w:rsidRPr="00D40739">
        <w:rPr>
          <w:rFonts w:ascii="Courier New" w:hAnsi="Courier New" w:cs="Courier New"/>
          <w:lang w:val="sr-Cyrl-RS"/>
        </w:rPr>
        <w:t xml:space="preserve"> padx</w:t>
      </w:r>
      <w:r w:rsidRPr="00D40739">
        <w:rPr>
          <w:rFonts w:ascii="Courier New" w:hAnsi="Courier New" w:cs="Courier New"/>
          <w:b/>
          <w:bCs/>
          <w:lang w:val="sr-Cyrl-RS"/>
        </w:rPr>
        <w:t>=</w:t>
      </w:r>
      <w:r w:rsidRPr="00D40739">
        <w:rPr>
          <w:rFonts w:ascii="Courier New" w:hAnsi="Courier New" w:cs="Courier New"/>
          <w:lang w:val="sr-Cyrl-RS"/>
        </w:rPr>
        <w:t>5</w:t>
      </w:r>
      <w:r w:rsidRPr="00D40739">
        <w:rPr>
          <w:rFonts w:ascii="Courier New" w:hAnsi="Courier New" w:cs="Courier New"/>
          <w:b/>
          <w:bCs/>
          <w:lang w:val="sr-Cyrl-RS"/>
        </w:rPr>
        <w:t>,</w:t>
      </w:r>
      <w:r w:rsidRPr="00D40739">
        <w:rPr>
          <w:rFonts w:ascii="Courier New" w:hAnsi="Courier New" w:cs="Courier New"/>
          <w:lang w:val="sr-Cyrl-RS"/>
        </w:rPr>
        <w:t xml:space="preserve"> pady</w:t>
      </w:r>
      <w:r w:rsidRPr="00D40739">
        <w:rPr>
          <w:rFonts w:ascii="Courier New" w:hAnsi="Courier New" w:cs="Courier New"/>
          <w:b/>
          <w:bCs/>
          <w:lang w:val="sr-Cyrl-RS"/>
        </w:rPr>
        <w:t>=</w:t>
      </w:r>
      <w:r w:rsidRPr="00D40739">
        <w:rPr>
          <w:rFonts w:ascii="Courier New" w:hAnsi="Courier New" w:cs="Courier New"/>
          <w:lang w:val="sr-Cyrl-RS"/>
        </w:rPr>
        <w:t>5</w:t>
      </w:r>
      <w:r w:rsidRPr="00D40739">
        <w:rPr>
          <w:rFonts w:ascii="Courier New" w:hAnsi="Courier New" w:cs="Courier New"/>
          <w:b/>
          <w:bCs/>
          <w:lang w:val="sr-Cyrl-RS"/>
        </w:rPr>
        <w:t>)</w:t>
      </w:r>
    </w:p>
    <w:p w14:paraId="53902B72" w14:textId="3D4BBA39" w:rsidR="008767C7" w:rsidRPr="00D40739" w:rsidRDefault="008767C7" w:rsidP="008767C7">
      <w:pPr>
        <w:pStyle w:val="Osnovnitekst"/>
        <w:rPr>
          <w:rFonts w:ascii="Courier New" w:hAnsi="Courier New" w:cs="Courier New"/>
          <w:lang w:val="sr-Cyrl-RS"/>
        </w:rPr>
      </w:pP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param_frame</w:t>
      </w:r>
      <w:r w:rsidRPr="00D40739">
        <w:rPr>
          <w:rFonts w:ascii="Courier New" w:hAnsi="Courier New" w:cs="Courier New"/>
          <w:b/>
          <w:bCs/>
          <w:lang w:val="sr-Cyrl-RS"/>
        </w:rPr>
        <w:t>.</w:t>
      </w:r>
      <w:r w:rsidRPr="00D40739">
        <w:rPr>
          <w:rFonts w:ascii="Courier New" w:hAnsi="Courier New" w:cs="Courier New"/>
          <w:lang w:val="sr-Cyrl-RS"/>
        </w:rPr>
        <w:t>grid_columnconfigure</w:t>
      </w:r>
      <w:r w:rsidRPr="00D40739">
        <w:rPr>
          <w:rFonts w:ascii="Courier New" w:hAnsi="Courier New" w:cs="Courier New"/>
          <w:b/>
          <w:bCs/>
          <w:lang w:val="sr-Cyrl-RS"/>
        </w:rPr>
        <w:t>(</w:t>
      </w:r>
      <w:r w:rsidRPr="00D40739">
        <w:rPr>
          <w:rFonts w:ascii="Courier New" w:hAnsi="Courier New" w:cs="Courier New"/>
          <w:lang w:val="sr-Cyrl-RS"/>
        </w:rPr>
        <w:t>0</w:t>
      </w:r>
      <w:r w:rsidRPr="00D40739">
        <w:rPr>
          <w:rFonts w:ascii="Courier New" w:hAnsi="Courier New" w:cs="Courier New"/>
          <w:b/>
          <w:bCs/>
          <w:lang w:val="sr-Cyrl-RS"/>
        </w:rPr>
        <w:t>,</w:t>
      </w:r>
      <w:r w:rsidRPr="00D40739">
        <w:rPr>
          <w:rFonts w:ascii="Courier New" w:hAnsi="Courier New" w:cs="Courier New"/>
          <w:lang w:val="sr-Cyrl-RS"/>
        </w:rPr>
        <w:t xml:space="preserve"> weight</w:t>
      </w:r>
      <w:r w:rsidRPr="00D40739">
        <w:rPr>
          <w:rFonts w:ascii="Courier New" w:hAnsi="Courier New" w:cs="Courier New"/>
          <w:b/>
          <w:bCs/>
          <w:lang w:val="sr-Cyrl-RS"/>
        </w:rPr>
        <w:t>=</w:t>
      </w:r>
      <w:r w:rsidRPr="00D40739">
        <w:rPr>
          <w:rFonts w:ascii="Courier New" w:hAnsi="Courier New" w:cs="Courier New"/>
          <w:lang w:val="sr-Cyrl-RS"/>
        </w:rPr>
        <w:t>1</w:t>
      </w:r>
      <w:r w:rsidRPr="00D40739">
        <w:rPr>
          <w:rFonts w:ascii="Courier New" w:hAnsi="Courier New" w:cs="Courier New"/>
          <w:b/>
          <w:bCs/>
          <w:lang w:val="sr-Cyrl-RS"/>
        </w:rPr>
        <w:t>)</w:t>
      </w:r>
    </w:p>
    <w:p w14:paraId="5CDFA614" w14:textId="1D340323" w:rsidR="008767C7" w:rsidRPr="00D40739" w:rsidRDefault="008767C7" w:rsidP="008767C7">
      <w:pPr>
        <w:pStyle w:val="Osnovnitekst"/>
        <w:rPr>
          <w:rFonts w:ascii="Courier New" w:hAnsi="Courier New" w:cs="Courier New"/>
          <w:lang w:val="sr-Cyrl-RS"/>
        </w:rPr>
      </w:pP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param_frame</w:t>
      </w:r>
      <w:r w:rsidRPr="00D40739">
        <w:rPr>
          <w:rFonts w:ascii="Courier New" w:hAnsi="Courier New" w:cs="Courier New"/>
          <w:b/>
          <w:bCs/>
          <w:lang w:val="sr-Cyrl-RS"/>
        </w:rPr>
        <w:t>.</w:t>
      </w:r>
      <w:r w:rsidRPr="00D40739">
        <w:rPr>
          <w:rFonts w:ascii="Courier New" w:hAnsi="Courier New" w:cs="Courier New"/>
          <w:lang w:val="sr-Cyrl-RS"/>
        </w:rPr>
        <w:t>grid_columnconfigure</w:t>
      </w:r>
      <w:r w:rsidRPr="00D40739">
        <w:rPr>
          <w:rFonts w:ascii="Courier New" w:hAnsi="Courier New" w:cs="Courier New"/>
          <w:b/>
          <w:bCs/>
          <w:lang w:val="sr-Cyrl-RS"/>
        </w:rPr>
        <w:t>(</w:t>
      </w:r>
      <w:r w:rsidRPr="00D40739">
        <w:rPr>
          <w:rFonts w:ascii="Courier New" w:hAnsi="Courier New" w:cs="Courier New"/>
          <w:lang w:val="sr-Cyrl-RS"/>
        </w:rPr>
        <w:t>1</w:t>
      </w:r>
      <w:r w:rsidRPr="00D40739">
        <w:rPr>
          <w:rFonts w:ascii="Courier New" w:hAnsi="Courier New" w:cs="Courier New"/>
          <w:b/>
          <w:bCs/>
          <w:lang w:val="sr-Cyrl-RS"/>
        </w:rPr>
        <w:t>,</w:t>
      </w:r>
      <w:r w:rsidRPr="00D40739">
        <w:rPr>
          <w:rFonts w:ascii="Courier New" w:hAnsi="Courier New" w:cs="Courier New"/>
          <w:lang w:val="sr-Cyrl-RS"/>
        </w:rPr>
        <w:t xml:space="preserve"> weight</w:t>
      </w:r>
      <w:r w:rsidRPr="00D40739">
        <w:rPr>
          <w:rFonts w:ascii="Courier New" w:hAnsi="Courier New" w:cs="Courier New"/>
          <w:b/>
          <w:bCs/>
          <w:lang w:val="sr-Cyrl-RS"/>
        </w:rPr>
        <w:t>=</w:t>
      </w:r>
      <w:r w:rsidRPr="00D40739">
        <w:rPr>
          <w:rFonts w:ascii="Courier New" w:hAnsi="Courier New" w:cs="Courier New"/>
          <w:lang w:val="sr-Cyrl-RS"/>
        </w:rPr>
        <w:t>0</w:t>
      </w:r>
      <w:r w:rsidRPr="00D40739">
        <w:rPr>
          <w:rFonts w:ascii="Courier New" w:hAnsi="Courier New" w:cs="Courier New"/>
          <w:b/>
          <w:bCs/>
          <w:lang w:val="sr-Cyrl-RS"/>
        </w:rPr>
        <w:t>)</w:t>
      </w:r>
    </w:p>
    <w:p w14:paraId="74A6036D" w14:textId="0AF33C2A" w:rsidR="007956EB" w:rsidRDefault="008767C7" w:rsidP="00664100">
      <w:pPr>
        <w:pStyle w:val="Osnovnitekst"/>
        <w:keepNext/>
        <w:rPr>
          <w:rFonts w:ascii="Courier New" w:hAnsi="Courier New" w:cs="Courier New"/>
          <w:b/>
          <w:bCs/>
          <w:lang w:val="sr-Cyrl-RS"/>
        </w:rPr>
      </w:pP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param_frame</w:t>
      </w:r>
      <w:r w:rsidRPr="00D40739">
        <w:rPr>
          <w:rFonts w:ascii="Courier New" w:hAnsi="Courier New" w:cs="Courier New"/>
          <w:b/>
          <w:bCs/>
          <w:lang w:val="sr-Cyrl-RS"/>
        </w:rPr>
        <w:t>.</w:t>
      </w:r>
      <w:r w:rsidRPr="00D40739">
        <w:rPr>
          <w:rFonts w:ascii="Courier New" w:hAnsi="Courier New" w:cs="Courier New"/>
          <w:lang w:val="sr-Cyrl-RS"/>
        </w:rPr>
        <w:t>grid_columnconfigure</w:t>
      </w:r>
      <w:r w:rsidRPr="00D40739">
        <w:rPr>
          <w:rFonts w:ascii="Courier New" w:hAnsi="Courier New" w:cs="Courier New"/>
          <w:b/>
          <w:bCs/>
          <w:lang w:val="sr-Cyrl-RS"/>
        </w:rPr>
        <w:t>(</w:t>
      </w:r>
      <w:r w:rsidRPr="00D40739">
        <w:rPr>
          <w:rFonts w:ascii="Courier New" w:hAnsi="Courier New" w:cs="Courier New"/>
          <w:lang w:val="sr-Cyrl-RS"/>
        </w:rPr>
        <w:t>2</w:t>
      </w:r>
      <w:r w:rsidRPr="00D40739">
        <w:rPr>
          <w:rFonts w:ascii="Courier New" w:hAnsi="Courier New" w:cs="Courier New"/>
          <w:b/>
          <w:bCs/>
          <w:lang w:val="sr-Cyrl-RS"/>
        </w:rPr>
        <w:t>,</w:t>
      </w:r>
      <w:r w:rsidRPr="00D40739">
        <w:rPr>
          <w:rFonts w:ascii="Courier New" w:hAnsi="Courier New" w:cs="Courier New"/>
          <w:lang w:val="sr-Cyrl-RS"/>
        </w:rPr>
        <w:t xml:space="preserve"> weight</w:t>
      </w:r>
      <w:r w:rsidRPr="00D40739">
        <w:rPr>
          <w:rFonts w:ascii="Courier New" w:hAnsi="Courier New" w:cs="Courier New"/>
          <w:b/>
          <w:bCs/>
          <w:lang w:val="sr-Cyrl-RS"/>
        </w:rPr>
        <w:t>=</w:t>
      </w:r>
      <w:r w:rsidRPr="00D40739">
        <w:rPr>
          <w:rFonts w:ascii="Courier New" w:hAnsi="Courier New" w:cs="Courier New"/>
          <w:lang w:val="sr-Cyrl-RS"/>
        </w:rPr>
        <w:t>1</w:t>
      </w:r>
      <w:r w:rsidRPr="00D40739">
        <w:rPr>
          <w:rFonts w:ascii="Courier New" w:hAnsi="Courier New" w:cs="Courier New"/>
          <w:b/>
          <w:bCs/>
          <w:lang w:val="sr-Cyrl-RS"/>
        </w:rPr>
        <w:t>)</w:t>
      </w:r>
    </w:p>
    <w:p w14:paraId="55DEEC6D" w14:textId="25A827E5" w:rsidR="00D40739" w:rsidRPr="00D40739" w:rsidRDefault="00664100" w:rsidP="00896113">
      <w:pPr>
        <w:pStyle w:val="a"/>
      </w:pPr>
      <w:bookmarkStart w:id="56" w:name="_Toc212025939"/>
      <w:r>
        <w:t xml:space="preserve">Листинг </w:t>
      </w:r>
      <w:r>
        <w:fldChar w:fldCharType="begin"/>
      </w:r>
      <w:r>
        <w:instrText xml:space="preserve"> SEQ Листинг \* ARABIC </w:instrText>
      </w:r>
      <w:r>
        <w:fldChar w:fldCharType="separate"/>
      </w:r>
      <w:r w:rsidR="009245E3">
        <w:rPr>
          <w:noProof/>
        </w:rPr>
        <w:t>3</w:t>
      </w:r>
      <w:r>
        <w:fldChar w:fldCharType="end"/>
      </w:r>
      <w:r w:rsidR="00896113">
        <w:t xml:space="preserve"> – Смештање оквира за параметризацију у главни прозор</w:t>
      </w:r>
      <w:bookmarkEnd w:id="56"/>
    </w:p>
    <w:p w14:paraId="191DC73F" w14:textId="4B6C3745" w:rsidR="008767C7" w:rsidRPr="00942891" w:rsidRDefault="008D7158" w:rsidP="008D7158">
      <w:pPr>
        <w:pStyle w:val="Osnovnitekst"/>
        <w:rPr>
          <w:lang w:val="sr-Cyrl-RS"/>
        </w:rPr>
      </w:pPr>
      <w:r w:rsidRPr="00942891">
        <w:rPr>
          <w:lang w:val="sr-Cyrl-RS"/>
        </w:rPr>
        <w:t xml:space="preserve">Прва линија кода поставља </w:t>
      </w:r>
      <w:r w:rsidR="006A458D" w:rsidRPr="00942891">
        <w:rPr>
          <w:lang w:val="sr-Cyrl-RS"/>
        </w:rPr>
        <w:t xml:space="preserve">родитељски оквир. Другом линијом се описује позиција </w:t>
      </w:r>
      <w:r w:rsidR="00866B7D" w:rsidRPr="00942891">
        <w:rPr>
          <w:lang w:val="sr-Cyrl-RS"/>
        </w:rPr>
        <w:t xml:space="preserve">оквира (први ред и прва колона), </w:t>
      </w:r>
      <w:r w:rsidR="00902101" w:rsidRPr="00942891">
        <w:rPr>
          <w:lang w:val="sr-Cyrl-RS"/>
        </w:rPr>
        <w:t>начин на који оквир користи своју позицију</w:t>
      </w:r>
      <w:r w:rsidR="00F545CA" w:rsidRPr="00942891">
        <w:rPr>
          <w:lang w:val="sr-Cyrl-RS"/>
        </w:rPr>
        <w:t>, односно ћелију</w:t>
      </w:r>
      <w:r w:rsidR="00902101" w:rsidRPr="00942891">
        <w:rPr>
          <w:lang w:val="sr-Cyrl-RS"/>
        </w:rPr>
        <w:t xml:space="preserve"> (</w:t>
      </w:r>
      <w:r w:rsidR="00DD0D1C" w:rsidRPr="00942891">
        <w:rPr>
          <w:lang w:val="sr-Cyrl-RS"/>
        </w:rPr>
        <w:t>„</w:t>
      </w:r>
      <w:r w:rsidR="00902101" w:rsidRPr="00942891">
        <w:rPr>
          <w:lang w:val="sr-Cyrl-RS"/>
        </w:rPr>
        <w:t>лепи</w:t>
      </w:r>
      <w:r w:rsidR="00DD0D1C" w:rsidRPr="00942891">
        <w:rPr>
          <w:lang w:val="sr-Cyrl-RS"/>
        </w:rPr>
        <w:t>“</w:t>
      </w:r>
      <w:r w:rsidR="00902101" w:rsidRPr="00942891">
        <w:rPr>
          <w:lang w:val="sr-Cyrl-RS"/>
        </w:rPr>
        <w:t xml:space="preserve"> се за све ивице своје позиције)</w:t>
      </w:r>
      <w:r w:rsidR="00DD0D1C" w:rsidRPr="00942891">
        <w:rPr>
          <w:rStyle w:val="FootnoteReference"/>
          <w:lang w:val="sr-Cyrl-RS"/>
        </w:rPr>
        <w:footnoteReference w:id="7"/>
      </w:r>
      <w:r w:rsidR="00F545CA" w:rsidRPr="00942891">
        <w:rPr>
          <w:lang w:val="sr-Cyrl-RS"/>
        </w:rPr>
        <w:t xml:space="preserve"> и </w:t>
      </w:r>
      <w:r w:rsidR="00973A21" w:rsidRPr="00942891">
        <w:rPr>
          <w:lang w:val="sr-Cyrl-RS"/>
        </w:rPr>
        <w:t>дефинише се размак од осталих ћелија.</w:t>
      </w:r>
      <w:r w:rsidR="00814C22" w:rsidRPr="00942891">
        <w:rPr>
          <w:lang w:val="sr-Cyrl-RS"/>
        </w:rPr>
        <w:t xml:space="preserve"> </w:t>
      </w:r>
      <w:r w:rsidR="00F05FB2" w:rsidRPr="00942891">
        <w:rPr>
          <w:lang w:val="sr-Cyrl-RS"/>
        </w:rPr>
        <w:t xml:space="preserve">Наредне три линије служе за распоред елемената у оквиру саме ћелије. </w:t>
      </w:r>
      <w:r w:rsidR="00353A60" w:rsidRPr="00942891">
        <w:rPr>
          <w:lang w:val="sr-Cyrl-RS"/>
        </w:rPr>
        <w:t xml:space="preserve">Атрибут </w:t>
      </w:r>
      <w:r w:rsidR="00353A60" w:rsidRPr="00942891">
        <w:rPr>
          <w:i/>
          <w:iCs/>
          <w:lang w:val="sr-Cyrl-RS"/>
        </w:rPr>
        <w:t xml:space="preserve">weight </w:t>
      </w:r>
      <w:r w:rsidR="007674B2" w:rsidRPr="00942891">
        <w:rPr>
          <w:lang w:val="sr-Cyrl-RS"/>
        </w:rPr>
        <w:t>поставља приоритете приликом промене величине ћелије. Оваквом конфигурацијом, колона 1 ће остати увек исте величине</w:t>
      </w:r>
      <w:r w:rsidR="00D410D1" w:rsidRPr="00942891">
        <w:rPr>
          <w:lang w:val="sr-Cyrl-RS"/>
        </w:rPr>
        <w:t xml:space="preserve">, док ће се колоне </w:t>
      </w:r>
      <w:r w:rsidR="00731FC6" w:rsidRPr="00942891">
        <w:rPr>
          <w:lang w:val="sr-Cyrl-RS"/>
        </w:rPr>
        <w:t xml:space="preserve">0 и 2 ширити и сужавати по потреби. Ово доприноси симетричности </w:t>
      </w:r>
      <w:r w:rsidR="00442B9E" w:rsidRPr="00942891">
        <w:rPr>
          <w:lang w:val="sr-Cyrl-RS"/>
        </w:rPr>
        <w:t>целокупног оквира.</w:t>
      </w:r>
    </w:p>
    <w:p w14:paraId="21E3E578" w14:textId="4CE819B2" w:rsidR="002128CE" w:rsidRPr="00942891" w:rsidRDefault="00CE7B13" w:rsidP="00D40739">
      <w:pPr>
        <w:pStyle w:val="Osnovnitekst"/>
        <w:rPr>
          <w:lang w:val="sr-Cyrl-RS"/>
        </w:rPr>
      </w:pPr>
      <w:r w:rsidRPr="00942891">
        <w:rPr>
          <w:lang w:val="sr-Cyrl-RS"/>
        </w:rPr>
        <w:t xml:space="preserve">Оквир за </w:t>
      </w:r>
      <w:r w:rsidR="00DE154F" w:rsidRPr="00942891">
        <w:rPr>
          <w:lang w:val="sr-Cyrl-RS"/>
        </w:rPr>
        <w:t>роторе и таблу са лампицама</w:t>
      </w:r>
      <w:r w:rsidRPr="00942891">
        <w:rPr>
          <w:lang w:val="sr-Cyrl-RS"/>
        </w:rPr>
        <w:t xml:space="preserve"> и</w:t>
      </w:r>
      <w:r w:rsidR="005141CB" w:rsidRPr="00942891">
        <w:rPr>
          <w:lang w:val="sr-Cyrl-RS"/>
        </w:rPr>
        <w:t>ницијално је сакривен</w:t>
      </w:r>
      <w:r w:rsidR="00DE154F" w:rsidRPr="00942891">
        <w:rPr>
          <w:lang w:val="sr-Cyrl-RS"/>
        </w:rPr>
        <w:t xml:space="preserve"> и појављује се кликом на дугме </w:t>
      </w:r>
      <w:r w:rsidR="00DE154F" w:rsidRPr="00942891">
        <w:rPr>
          <w:i/>
          <w:iCs/>
          <w:lang w:val="sr-Cyrl-RS"/>
        </w:rPr>
        <w:t xml:space="preserve">KREIRAJ MAŠINU. </w:t>
      </w:r>
      <w:r w:rsidR="00B04102" w:rsidRPr="00942891">
        <w:rPr>
          <w:lang w:val="sr-Cyrl-RS"/>
        </w:rPr>
        <w:t xml:space="preserve">Након клика </w:t>
      </w:r>
      <w:r w:rsidR="004D03C1" w:rsidRPr="00942891">
        <w:rPr>
          <w:lang w:val="sr-Cyrl-RS"/>
        </w:rPr>
        <w:t xml:space="preserve">овог дугмета, рад на прикључној табли нема ефекта док се поново не притисне исто дугме. То је сигурносни протокол, како би се обезбедила </w:t>
      </w:r>
      <w:r w:rsidR="00006DC6" w:rsidRPr="00942891">
        <w:rPr>
          <w:lang w:val="sr-Cyrl-RS"/>
        </w:rPr>
        <w:t>непромењеност конфигурације у току шифровања поруке.</w:t>
      </w:r>
      <w:r w:rsidR="00442B9E" w:rsidRPr="00942891">
        <w:rPr>
          <w:lang w:val="sr-Cyrl-RS"/>
        </w:rPr>
        <w:t xml:space="preserve"> </w:t>
      </w:r>
      <w:r w:rsidR="0031349E" w:rsidRPr="00942891">
        <w:rPr>
          <w:lang w:val="sr-Cyrl-RS"/>
        </w:rPr>
        <w:t xml:space="preserve">Појава овог прозора дешава се захваљујући функцији </w:t>
      </w:r>
      <w:r w:rsidR="009125D6" w:rsidRPr="00942891">
        <w:rPr>
          <w:i/>
          <w:iCs/>
          <w:lang w:val="sr-Cyrl-RS"/>
        </w:rPr>
        <w:t xml:space="preserve">on_create_machine </w:t>
      </w:r>
      <w:r w:rsidR="009125D6" w:rsidRPr="00942891">
        <w:rPr>
          <w:lang w:val="sr-Cyrl-RS"/>
        </w:rPr>
        <w:t xml:space="preserve">која </w:t>
      </w:r>
      <w:r w:rsidR="0031349E" w:rsidRPr="00942891">
        <w:rPr>
          <w:lang w:val="sr-Cyrl-RS"/>
        </w:rPr>
        <w:t>има још једну функционалност. И</w:t>
      </w:r>
      <w:r w:rsidR="009125D6" w:rsidRPr="00942891">
        <w:rPr>
          <w:lang w:val="sr-Cyrl-RS"/>
        </w:rPr>
        <w:t xml:space="preserve">нстанцира </w:t>
      </w:r>
      <w:r w:rsidR="00232AAF" w:rsidRPr="00942891">
        <w:rPr>
          <w:lang w:val="sr-Cyrl-RS"/>
        </w:rPr>
        <w:t xml:space="preserve">објекат класе </w:t>
      </w:r>
      <w:r w:rsidR="00232AAF" w:rsidRPr="00942891">
        <w:rPr>
          <w:i/>
          <w:iCs/>
          <w:lang w:val="sr-Cyrl-RS"/>
        </w:rPr>
        <w:t xml:space="preserve">EnigmaMachine </w:t>
      </w:r>
      <w:r w:rsidR="00232AAF" w:rsidRPr="00942891">
        <w:rPr>
          <w:lang w:val="sr-Cyrl-RS"/>
        </w:rPr>
        <w:t xml:space="preserve">са </w:t>
      </w:r>
      <w:r w:rsidR="005E5B74" w:rsidRPr="00942891">
        <w:rPr>
          <w:lang w:val="sr-Cyrl-RS"/>
        </w:rPr>
        <w:t>изабраним параметрима</w:t>
      </w:r>
      <w:r w:rsidR="0098302C" w:rsidRPr="00942891">
        <w:rPr>
          <w:lang w:val="sr-Cyrl-RS"/>
        </w:rPr>
        <w:t xml:space="preserve"> позивом методе </w:t>
      </w:r>
      <w:r w:rsidR="0098302C" w:rsidRPr="00942891">
        <w:rPr>
          <w:i/>
          <w:iCs/>
          <w:lang w:val="sr-Cyrl-RS"/>
        </w:rPr>
        <w:t>setup_machine</w:t>
      </w:r>
      <w:r w:rsidR="005E5B74" w:rsidRPr="00942891">
        <w:rPr>
          <w:lang w:val="sr-Cyrl-RS"/>
        </w:rPr>
        <w:t>.</w:t>
      </w:r>
      <w:r w:rsidR="0098302C" w:rsidRPr="00942891">
        <w:rPr>
          <w:lang w:val="sr-Cyrl-RS"/>
        </w:rPr>
        <w:t xml:space="preserve"> Код методе дат је у прилогу А.3.</w:t>
      </w:r>
      <w:r w:rsidR="00CD7B3C" w:rsidRPr="00942891">
        <w:rPr>
          <w:lang w:val="sr-Cyrl-RS"/>
        </w:rPr>
        <w:t xml:space="preserve"> </w:t>
      </w:r>
    </w:p>
    <w:p w14:paraId="3F5C0898" w14:textId="387827E5" w:rsidR="002128CE" w:rsidRPr="00942891" w:rsidRDefault="00FA27FF" w:rsidP="00EC70E3">
      <w:pPr>
        <w:pStyle w:val="IIInivonaslova-Odeljak"/>
        <w:rPr>
          <w:lang w:val="sr-Cyrl-RS"/>
        </w:rPr>
      </w:pPr>
      <w:bookmarkStart w:id="57" w:name="_Toc212025139"/>
      <w:r w:rsidRPr="00942891">
        <w:rPr>
          <w:lang w:val="sr-Cyrl-RS"/>
        </w:rPr>
        <w:lastRenderedPageBreak/>
        <w:t>Комуникација између</w:t>
      </w:r>
      <w:r w:rsidR="00931CCC" w:rsidRPr="00942891">
        <w:rPr>
          <w:lang w:val="sr-Cyrl-RS"/>
        </w:rPr>
        <w:t xml:space="preserve"> оквира</w:t>
      </w:r>
      <w:bookmarkEnd w:id="57"/>
    </w:p>
    <w:p w14:paraId="298B42FD" w14:textId="6C2ABA03" w:rsidR="00EC70E3" w:rsidRPr="00942891" w:rsidRDefault="00931CCC" w:rsidP="00EC70E3">
      <w:pPr>
        <w:pStyle w:val="Osnovnitekst"/>
        <w:rPr>
          <w:lang w:val="sr-Cyrl-RS"/>
        </w:rPr>
      </w:pPr>
      <w:r w:rsidRPr="00942891">
        <w:rPr>
          <w:lang w:val="sr-Cyrl-RS"/>
        </w:rPr>
        <w:t>Да би систем био функционалан, нео</w:t>
      </w:r>
      <w:r w:rsidR="00FA27FF" w:rsidRPr="00942891">
        <w:rPr>
          <w:lang w:val="sr-Cyrl-RS"/>
        </w:rPr>
        <w:t>пходно је обезбедити комуникацију између оквира</w:t>
      </w:r>
      <w:r w:rsidR="003506F6" w:rsidRPr="00942891">
        <w:rPr>
          <w:lang w:val="sr-Cyrl-RS"/>
        </w:rPr>
        <w:t xml:space="preserve">. Пример комуникације јесте претходно описано дугме </w:t>
      </w:r>
      <w:r w:rsidR="003506F6" w:rsidRPr="00942891">
        <w:rPr>
          <w:i/>
          <w:iCs/>
          <w:lang w:val="sr-Cyrl-RS"/>
        </w:rPr>
        <w:t xml:space="preserve">KREIRAJ MAŠINU, </w:t>
      </w:r>
      <w:r w:rsidR="003506F6" w:rsidRPr="00942891">
        <w:rPr>
          <w:lang w:val="sr-Cyrl-RS"/>
        </w:rPr>
        <w:t xml:space="preserve">које активира </w:t>
      </w:r>
      <w:r w:rsidR="000F2D7B" w:rsidRPr="00942891">
        <w:rPr>
          <w:lang w:val="sr-Cyrl-RS"/>
        </w:rPr>
        <w:t xml:space="preserve">суседни оквир. </w:t>
      </w:r>
      <w:r w:rsidR="00C53729" w:rsidRPr="00942891">
        <w:rPr>
          <w:lang w:val="sr-Cyrl-RS"/>
        </w:rPr>
        <w:t xml:space="preserve">На следећој слици дат је изглед целокупног симулатора након </w:t>
      </w:r>
      <w:r w:rsidR="00042C4B" w:rsidRPr="00942891">
        <w:rPr>
          <w:lang w:val="sr-Cyrl-RS"/>
        </w:rPr>
        <w:t>притиска</w:t>
      </w:r>
      <w:r w:rsidR="00C53729" w:rsidRPr="00942891">
        <w:rPr>
          <w:lang w:val="sr-Cyrl-RS"/>
        </w:rPr>
        <w:t xml:space="preserve"> тог дугмета.</w:t>
      </w:r>
    </w:p>
    <w:p w14:paraId="707FF651" w14:textId="5BA33374" w:rsidR="00C53729" w:rsidRPr="00942891" w:rsidRDefault="0029236F" w:rsidP="007D048F">
      <w:pPr>
        <w:pStyle w:val="SlikeTabele"/>
        <w:rPr>
          <w:lang w:val="sr-Cyrl-RS"/>
        </w:rPr>
      </w:pPr>
      <w:r w:rsidRPr="00942891">
        <w:rPr>
          <w:noProof/>
          <w:lang w:val="sr-Cyrl-RS"/>
        </w:rPr>
        <w:drawing>
          <wp:inline distT="0" distB="0" distL="0" distR="0" wp14:anchorId="1EF9CAED" wp14:editId="420D51E2">
            <wp:extent cx="5858933" cy="3117308"/>
            <wp:effectExtent l="0" t="0" r="0" b="0"/>
            <wp:docPr id="383915362" name="Picture 7" descr="A computer screen shot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5362" name="Picture 7" descr="A computer screen shot of a keyboar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72614" cy="3124587"/>
                    </a:xfrm>
                    <a:prstGeom prst="rect">
                      <a:avLst/>
                    </a:prstGeom>
                  </pic:spPr>
                </pic:pic>
              </a:graphicData>
            </a:graphic>
          </wp:inline>
        </w:drawing>
      </w:r>
    </w:p>
    <w:p w14:paraId="5F343EB3" w14:textId="2D7F9EA5" w:rsidR="007D048F" w:rsidRPr="00942891" w:rsidRDefault="007D048F" w:rsidP="007D048F">
      <w:pPr>
        <w:pStyle w:val="Oznakaslike"/>
        <w:rPr>
          <w:lang w:val="sr-Cyrl-RS"/>
        </w:rPr>
      </w:pPr>
      <w:bookmarkStart w:id="58" w:name="_Toc212025931"/>
      <w:r w:rsidRPr="00942891">
        <w:rPr>
          <w:lang w:val="sr-Cyrl-RS"/>
        </w:rPr>
        <w:t xml:space="preserve">Слика 6.6.2.1. </w:t>
      </w:r>
      <w:r w:rsidR="00D517C2" w:rsidRPr="00942891">
        <w:rPr>
          <w:lang w:val="sr-Cyrl-RS"/>
        </w:rPr>
        <w:t>Изглед симулатора након иницијализације машине</w:t>
      </w:r>
      <w:bookmarkEnd w:id="58"/>
    </w:p>
    <w:p w14:paraId="2C53F262" w14:textId="584B3A99" w:rsidR="00BF6532" w:rsidRPr="00942891" w:rsidRDefault="00291999" w:rsidP="00042C4B">
      <w:pPr>
        <w:pStyle w:val="Osnovnitekst"/>
        <w:rPr>
          <w:lang w:val="sr-Cyrl-RS"/>
        </w:rPr>
      </w:pPr>
      <w:r w:rsidRPr="00942891">
        <w:rPr>
          <w:lang w:val="sr-Cyrl-RS"/>
        </w:rPr>
        <w:t xml:space="preserve">Испод интегрисане тастатуре види се дугме </w:t>
      </w:r>
      <w:r w:rsidRPr="00942891">
        <w:rPr>
          <w:i/>
          <w:iCs/>
          <w:lang w:val="sr-Cyrl-RS"/>
        </w:rPr>
        <w:t>Prikaži tok</w:t>
      </w:r>
      <w:r w:rsidRPr="00942891">
        <w:rPr>
          <w:lang w:val="sr-Cyrl-RS"/>
        </w:rPr>
        <w:t xml:space="preserve">. Притиском </w:t>
      </w:r>
      <w:r w:rsidR="00FD520C" w:rsidRPr="00942891">
        <w:rPr>
          <w:lang w:val="sr-Cyrl-RS"/>
        </w:rPr>
        <w:t>на њега, уместо прозора</w:t>
      </w:r>
      <w:r w:rsidR="009A18FE" w:rsidRPr="00942891">
        <w:rPr>
          <w:lang w:val="sr-Cyrl-RS"/>
        </w:rPr>
        <w:t xml:space="preserve"> за параметризацију, појављује се </w:t>
      </w:r>
      <w:r w:rsidR="00800369" w:rsidRPr="00942891">
        <w:rPr>
          <w:lang w:val="sr-Cyrl-RS"/>
        </w:rPr>
        <w:t xml:space="preserve">оквир за визуелизацију тока шифровања. </w:t>
      </w:r>
      <w:r w:rsidR="00B378AE" w:rsidRPr="00942891">
        <w:rPr>
          <w:lang w:val="sr-Cyrl-RS"/>
        </w:rPr>
        <w:t xml:space="preserve">Када је приказан оквир за визуелизацију, дугме мења свој назив у </w:t>
      </w:r>
      <w:r w:rsidR="00B378AE" w:rsidRPr="00942891">
        <w:rPr>
          <w:i/>
          <w:iCs/>
          <w:lang w:val="sr-Cyrl-RS"/>
        </w:rPr>
        <w:t xml:space="preserve">Sakrij tok. </w:t>
      </w:r>
      <w:r w:rsidR="00F85442" w:rsidRPr="00942891">
        <w:rPr>
          <w:lang w:val="sr-Cyrl-RS"/>
        </w:rPr>
        <w:t xml:space="preserve">Ова функционалност омогућена је методом </w:t>
      </w:r>
      <w:r w:rsidR="009C0BF5" w:rsidRPr="00942891">
        <w:rPr>
          <w:i/>
          <w:iCs/>
          <w:lang w:val="sr-Cyrl-RS"/>
        </w:rPr>
        <w:t>toggle_visual_frame</w:t>
      </w:r>
      <w:r w:rsidR="00901670" w:rsidRPr="00942891">
        <w:rPr>
          <w:i/>
          <w:iCs/>
          <w:lang w:val="sr-Cyrl-RS"/>
        </w:rPr>
        <w:t xml:space="preserve">. </w:t>
      </w:r>
      <w:r w:rsidR="00901670" w:rsidRPr="00942891">
        <w:rPr>
          <w:lang w:val="sr-Cyrl-RS"/>
        </w:rPr>
        <w:t xml:space="preserve">Метода </w:t>
      </w:r>
      <w:r w:rsidR="00BF6532" w:rsidRPr="00942891">
        <w:rPr>
          <w:lang w:val="sr-Cyrl-RS"/>
        </w:rPr>
        <w:t>има две гране:</w:t>
      </w:r>
    </w:p>
    <w:p w14:paraId="21A15B3A" w14:textId="6A7C37EF" w:rsidR="00703BC9" w:rsidRPr="00942891" w:rsidRDefault="00BF6532" w:rsidP="00BF6532">
      <w:pPr>
        <w:pStyle w:val="Numerisanonabrajanje"/>
        <w:numPr>
          <w:ilvl w:val="0"/>
          <w:numId w:val="36"/>
        </w:numPr>
        <w:rPr>
          <w:i/>
          <w:iCs/>
          <w:lang w:val="sr-Cyrl-RS"/>
        </w:rPr>
      </w:pPr>
      <w:r w:rsidRPr="00942891">
        <w:rPr>
          <w:lang w:val="sr-Cyrl-RS"/>
        </w:rPr>
        <w:t>Уколико је видљив оквир за визуелизацију</w:t>
      </w:r>
      <w:r w:rsidR="002F5D91" w:rsidRPr="00942891">
        <w:rPr>
          <w:lang w:val="sr-Cyrl-RS"/>
        </w:rPr>
        <w:t xml:space="preserve">, овом методом се </w:t>
      </w:r>
      <w:r w:rsidR="00020B0A" w:rsidRPr="00942891">
        <w:rPr>
          <w:lang w:val="sr-Cyrl-RS"/>
        </w:rPr>
        <w:t xml:space="preserve">она избацује из предвиђене ћелије, а убацује се </w:t>
      </w:r>
      <w:r w:rsidR="00975D01" w:rsidRPr="00942891">
        <w:rPr>
          <w:lang w:val="sr-Cyrl-RS"/>
        </w:rPr>
        <w:t xml:space="preserve">оквир за параметризацију. Дугмад у библиотеци CTK имају методу </w:t>
      </w:r>
      <w:r w:rsidR="00F14CD0" w:rsidRPr="00942891">
        <w:rPr>
          <w:i/>
          <w:iCs/>
          <w:lang w:val="sr-Cyrl-RS"/>
        </w:rPr>
        <w:t xml:space="preserve">configure </w:t>
      </w:r>
      <w:r w:rsidR="00F14CD0" w:rsidRPr="00942891">
        <w:rPr>
          <w:lang w:val="sr-Cyrl-RS"/>
        </w:rPr>
        <w:t xml:space="preserve">помоћу које се мења текст, у овом случају у </w:t>
      </w:r>
      <w:r w:rsidR="00091D0A" w:rsidRPr="00942891">
        <w:rPr>
          <w:i/>
          <w:iCs/>
          <w:lang w:val="sr-Cyrl-RS"/>
        </w:rPr>
        <w:t>Prikaži tok.</w:t>
      </w:r>
    </w:p>
    <w:p w14:paraId="29E01F37" w14:textId="7440C56B" w:rsidR="00D40739" w:rsidRPr="00D40739" w:rsidRDefault="00091D0A" w:rsidP="00D40739">
      <w:pPr>
        <w:pStyle w:val="Numerisanonabrajanje"/>
        <w:rPr>
          <w:lang w:val="sr-Cyrl-RS"/>
        </w:rPr>
      </w:pPr>
      <w:r w:rsidRPr="00942891">
        <w:rPr>
          <w:lang w:val="sr-Cyrl-RS"/>
        </w:rPr>
        <w:t xml:space="preserve">Уколико је видљив оквир за параметризацију, прво се проверава да ли постоји инстанцирана Енигма машина. </w:t>
      </w:r>
      <w:r w:rsidR="001D5D6D" w:rsidRPr="00942891">
        <w:rPr>
          <w:lang w:val="sr-Cyrl-RS"/>
        </w:rPr>
        <w:t xml:space="preserve">Уколико не постоји, метода се завршава и нема никаквих промена. Уколико постоји, </w:t>
      </w:r>
      <w:r w:rsidR="00740F09" w:rsidRPr="00942891">
        <w:rPr>
          <w:lang w:val="sr-Cyrl-RS"/>
        </w:rPr>
        <w:t>овај оквир се избацује, а уба</w:t>
      </w:r>
      <w:r w:rsidR="00390EB1" w:rsidRPr="00942891">
        <w:rPr>
          <w:lang w:val="sr-Cyrl-RS"/>
        </w:rPr>
        <w:t xml:space="preserve">цује се други. </w:t>
      </w:r>
      <w:r w:rsidR="00E4601A" w:rsidRPr="00942891">
        <w:rPr>
          <w:lang w:val="sr-Cyrl-RS"/>
        </w:rPr>
        <w:t xml:space="preserve">Машина иако је инстанцирана, не мора још увек бити покренута, тј. не значи да је започето шифровање/дешифровање. Да </w:t>
      </w:r>
      <w:r w:rsidR="007B14EA" w:rsidRPr="00942891">
        <w:rPr>
          <w:lang w:val="sr-Cyrl-RS"/>
        </w:rPr>
        <w:t>би оквир за визуелизацију могао да показује</w:t>
      </w:r>
      <w:r w:rsidR="00F03A98" w:rsidRPr="00942891">
        <w:rPr>
          <w:lang w:val="sr-Cyrl-RS"/>
        </w:rPr>
        <w:t xml:space="preserve"> и ситуацију у којој у машини још увек нема </w:t>
      </w:r>
      <w:r w:rsidR="00FA7E17" w:rsidRPr="00942891">
        <w:rPr>
          <w:lang w:val="sr-Cyrl-RS"/>
        </w:rPr>
        <w:t xml:space="preserve">никаквих карактера, уводи се поље класе </w:t>
      </w:r>
      <w:r w:rsidR="00FA7E17" w:rsidRPr="00942891">
        <w:rPr>
          <w:i/>
          <w:iCs/>
          <w:lang w:val="sr-Cyrl-RS"/>
        </w:rPr>
        <w:t xml:space="preserve">last_path. </w:t>
      </w:r>
      <w:r w:rsidR="00FA7E17" w:rsidRPr="00942891">
        <w:rPr>
          <w:lang w:val="sr-Cyrl-RS"/>
        </w:rPr>
        <w:t xml:space="preserve">Поље показује на </w:t>
      </w:r>
      <w:r w:rsidR="00852044" w:rsidRPr="00942891">
        <w:rPr>
          <w:lang w:val="sr-Cyrl-RS"/>
        </w:rPr>
        <w:t xml:space="preserve">пут који је прешло последње шифровано слово. Уколико је поље празно, приказује се само </w:t>
      </w:r>
      <w:r w:rsidR="00120CB4" w:rsidRPr="00942891">
        <w:rPr>
          <w:lang w:val="sr-Cyrl-RS"/>
        </w:rPr>
        <w:t xml:space="preserve">изглед </w:t>
      </w:r>
      <w:r w:rsidR="00646337" w:rsidRPr="00942891">
        <w:rPr>
          <w:lang w:val="sr-Cyrl-RS"/>
        </w:rPr>
        <w:t>унутрашњости</w:t>
      </w:r>
      <w:r w:rsidR="00120CB4" w:rsidRPr="00942891">
        <w:rPr>
          <w:lang w:val="sr-Cyrl-RS"/>
        </w:rPr>
        <w:t xml:space="preserve"> машине.</w:t>
      </w:r>
    </w:p>
    <w:p w14:paraId="19966F98" w14:textId="77777777" w:rsidR="00D40739" w:rsidRDefault="00D40739" w:rsidP="00BD01A0">
      <w:pPr>
        <w:pStyle w:val="Osnovnitekst"/>
        <w:rPr>
          <w:lang w:val="sr-Cyrl-RS"/>
        </w:rPr>
      </w:pPr>
    </w:p>
    <w:p w14:paraId="3619B61A" w14:textId="77777777" w:rsidR="00D40739" w:rsidRDefault="00D40739" w:rsidP="00BD01A0">
      <w:pPr>
        <w:pStyle w:val="Osnovnitekst"/>
        <w:rPr>
          <w:lang w:val="sr-Cyrl-RS"/>
        </w:rPr>
      </w:pPr>
    </w:p>
    <w:p w14:paraId="2885D430" w14:textId="77777777" w:rsidR="00D40739" w:rsidRDefault="00D40739" w:rsidP="00BD01A0">
      <w:pPr>
        <w:pStyle w:val="Osnovnitekst"/>
        <w:rPr>
          <w:lang w:val="sr-Cyrl-RS"/>
        </w:rPr>
      </w:pPr>
    </w:p>
    <w:p w14:paraId="35D545C0" w14:textId="77777777" w:rsidR="00D40739" w:rsidRDefault="00D40739" w:rsidP="00BD01A0">
      <w:pPr>
        <w:pStyle w:val="Osnovnitekst"/>
        <w:rPr>
          <w:lang w:val="sr-Cyrl-RS"/>
        </w:rPr>
      </w:pPr>
    </w:p>
    <w:p w14:paraId="6691B663" w14:textId="312A10DA" w:rsidR="00270347" w:rsidRPr="00942891" w:rsidRDefault="005B166D" w:rsidP="00BD01A0">
      <w:pPr>
        <w:pStyle w:val="Osnovnitekst"/>
        <w:rPr>
          <w:lang w:val="sr-Cyrl-RS"/>
        </w:rPr>
      </w:pPr>
      <w:r w:rsidRPr="00942891">
        <w:rPr>
          <w:lang w:val="sr-Cyrl-RS"/>
        </w:rPr>
        <w:lastRenderedPageBreak/>
        <w:t xml:space="preserve">У току рада, </w:t>
      </w:r>
      <w:r w:rsidR="00760417" w:rsidRPr="00942891">
        <w:rPr>
          <w:lang w:val="sr-Cyrl-RS"/>
        </w:rPr>
        <w:t xml:space="preserve">приказ тока шифровања се мења сваким притиском тастера. </w:t>
      </w:r>
      <w:r w:rsidR="000B3728" w:rsidRPr="00942891">
        <w:rPr>
          <w:lang w:val="sr-Cyrl-RS"/>
        </w:rPr>
        <w:t xml:space="preserve">Такође, тада се активира и </w:t>
      </w:r>
      <w:r w:rsidR="007F4B53" w:rsidRPr="00942891">
        <w:rPr>
          <w:lang w:val="sr-Cyrl-RS"/>
        </w:rPr>
        <w:t xml:space="preserve">одговарајуће дугме на табли са лампицама. </w:t>
      </w:r>
      <w:r w:rsidR="003400BC" w:rsidRPr="00942891">
        <w:rPr>
          <w:lang w:val="sr-Cyrl-RS"/>
        </w:rPr>
        <w:t xml:space="preserve">Пошто </w:t>
      </w:r>
      <w:r w:rsidR="005E7778" w:rsidRPr="00942891">
        <w:rPr>
          <w:lang w:val="sr-Cyrl-RS"/>
        </w:rPr>
        <w:t>је рад „лампице“ ограничен на одређени интервал</w:t>
      </w:r>
      <w:r w:rsidR="00390F8A" w:rsidRPr="00942891">
        <w:rPr>
          <w:lang w:val="sr-Cyrl-RS"/>
        </w:rPr>
        <w:t xml:space="preserve"> (пола секунде)</w:t>
      </w:r>
      <w:r w:rsidR="005E7778" w:rsidRPr="00942891">
        <w:rPr>
          <w:lang w:val="sr-Cyrl-RS"/>
        </w:rPr>
        <w:t>, а</w:t>
      </w:r>
      <w:r w:rsidR="00390F8A" w:rsidRPr="00942891">
        <w:rPr>
          <w:lang w:val="sr-Cyrl-RS"/>
        </w:rPr>
        <w:t xml:space="preserve"> ток шифровања даје превише компликован увид у </w:t>
      </w:r>
      <w:r w:rsidR="00433625" w:rsidRPr="00942891">
        <w:rPr>
          <w:lang w:val="sr-Cyrl-RS"/>
        </w:rPr>
        <w:t>резултат шифровања, додата је и посебна лабела која се налази испод тастатуре која једноставно приказује слово и шифровано слово</w:t>
      </w:r>
      <w:r w:rsidR="003058BE" w:rsidRPr="00942891">
        <w:rPr>
          <w:lang w:val="sr-Cyrl-RS"/>
        </w:rPr>
        <w:t xml:space="preserve"> (нпр. „А“ </w:t>
      </w:r>
      <w:r w:rsidR="00383A9B" w:rsidRPr="00942891">
        <w:rPr>
          <w:lang w:val="sr-Cyrl-RS"/>
        </w:rPr>
        <w:t>→</w:t>
      </w:r>
      <w:r w:rsidR="003058BE" w:rsidRPr="00942891">
        <w:rPr>
          <w:lang w:val="sr-Cyrl-RS"/>
        </w:rPr>
        <w:t xml:space="preserve"> „Е“)</w:t>
      </w:r>
      <w:r w:rsidR="00383A9B" w:rsidRPr="00942891">
        <w:rPr>
          <w:lang w:val="sr-Cyrl-RS"/>
        </w:rPr>
        <w:t xml:space="preserve">. Метода која ово омогућава назива се </w:t>
      </w:r>
      <w:r w:rsidR="000925DA" w:rsidRPr="00942891">
        <w:rPr>
          <w:i/>
          <w:iCs/>
          <w:lang w:val="sr-Cyrl-RS"/>
        </w:rPr>
        <w:t xml:space="preserve">on_key_press </w:t>
      </w:r>
      <w:r w:rsidR="000925DA" w:rsidRPr="00942891">
        <w:rPr>
          <w:lang w:val="sr-Cyrl-RS"/>
        </w:rPr>
        <w:t>и њена дефиниција дата је у прилогу А.4.</w:t>
      </w:r>
      <w:r w:rsidR="0069178E" w:rsidRPr="00942891">
        <w:rPr>
          <w:lang w:val="sr-Cyrl-RS"/>
        </w:rPr>
        <w:t xml:space="preserve"> На слици 6.</w:t>
      </w:r>
      <w:r w:rsidR="00270347" w:rsidRPr="00942891">
        <w:rPr>
          <w:lang w:val="sr-Cyrl-RS"/>
        </w:rPr>
        <w:t xml:space="preserve">6.2.2. приказан је симулатор у режиму </w:t>
      </w:r>
      <w:r w:rsidR="00646337" w:rsidRPr="00942891">
        <w:rPr>
          <w:lang w:val="sr-Cyrl-RS"/>
        </w:rPr>
        <w:t>приказа</w:t>
      </w:r>
      <w:r w:rsidR="00270347" w:rsidRPr="00942891">
        <w:rPr>
          <w:lang w:val="sr-Cyrl-RS"/>
        </w:rPr>
        <w:t xml:space="preserve"> тока шифровања.</w:t>
      </w:r>
    </w:p>
    <w:p w14:paraId="14357A86" w14:textId="47E1894D" w:rsidR="000925DA" w:rsidRPr="00942891" w:rsidRDefault="00815282" w:rsidP="00BD01A0">
      <w:pPr>
        <w:pStyle w:val="SlikeTabele"/>
        <w:rPr>
          <w:lang w:val="sr-Cyrl-RS"/>
        </w:rPr>
      </w:pPr>
      <w:r w:rsidRPr="00942891">
        <w:rPr>
          <w:lang w:val="sr-Cyrl-RS"/>
        </w:rPr>
        <w:t xml:space="preserve"> </w:t>
      </w:r>
      <w:r w:rsidR="00BD01A0" w:rsidRPr="00942891">
        <w:rPr>
          <w:noProof/>
          <w:lang w:val="sr-Cyrl-RS"/>
        </w:rPr>
        <w:drawing>
          <wp:inline distT="0" distB="0" distL="0" distR="0" wp14:anchorId="325D1FE5" wp14:editId="54E3CBC6">
            <wp:extent cx="5450542" cy="2748458"/>
            <wp:effectExtent l="0" t="0" r="0" b="0"/>
            <wp:docPr id="775789768" name="Picture 8"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9768" name="Picture 8" descr="A computer screen sho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7261" cy="2751846"/>
                    </a:xfrm>
                    <a:prstGeom prst="rect">
                      <a:avLst/>
                    </a:prstGeom>
                  </pic:spPr>
                </pic:pic>
              </a:graphicData>
            </a:graphic>
          </wp:inline>
        </w:drawing>
      </w:r>
    </w:p>
    <w:p w14:paraId="49B34AA4" w14:textId="32EF9EFC" w:rsidR="00BD01A0" w:rsidRPr="00942891" w:rsidRDefault="001C3E8C" w:rsidP="001C3E8C">
      <w:pPr>
        <w:pStyle w:val="Oznakaslike"/>
        <w:rPr>
          <w:lang w:val="sr-Cyrl-RS"/>
        </w:rPr>
      </w:pPr>
      <w:bookmarkStart w:id="59" w:name="_Toc212025932"/>
      <w:r w:rsidRPr="00942891">
        <w:rPr>
          <w:lang w:val="sr-Cyrl-RS"/>
        </w:rPr>
        <w:t>Слика 6.6.2.2. Симулатор у фази шифровања</w:t>
      </w:r>
      <w:bookmarkEnd w:id="59"/>
    </w:p>
    <w:p w14:paraId="735B14E4" w14:textId="7F357F3A" w:rsidR="00A52979" w:rsidRPr="00942891" w:rsidRDefault="00124886" w:rsidP="00124886">
      <w:pPr>
        <w:pStyle w:val="Osnovnitekst"/>
        <w:rPr>
          <w:lang w:val="sr-Cyrl-RS"/>
        </w:rPr>
      </w:pPr>
      <w:r w:rsidRPr="00942891">
        <w:rPr>
          <w:lang w:val="sr-Cyrl-RS"/>
        </w:rPr>
        <w:t>Да би све претходно наведене функционалности методе радиле, неопходно ју је проследити у конструктор интерне тастатуре.</w:t>
      </w:r>
      <w:r w:rsidR="00031EA9" w:rsidRPr="00942891">
        <w:rPr>
          <w:lang w:val="sr-Cyrl-RS"/>
        </w:rPr>
        <w:t xml:space="preserve"> Како би се омогућио и рад стандардне </w:t>
      </w:r>
      <w:r w:rsidR="00F2788B" w:rsidRPr="00942891">
        <w:rPr>
          <w:lang w:val="sr-Cyrl-RS"/>
        </w:rPr>
        <w:t xml:space="preserve">тастатуре у конструктору класе </w:t>
      </w:r>
      <w:r w:rsidR="00F2788B" w:rsidRPr="00942891">
        <w:rPr>
          <w:i/>
          <w:iCs/>
          <w:lang w:val="sr-Cyrl-RS"/>
        </w:rPr>
        <w:t xml:space="preserve">EnigmaGUI </w:t>
      </w:r>
      <w:r w:rsidR="000F5613" w:rsidRPr="00942891">
        <w:rPr>
          <w:lang w:val="sr-Cyrl-RS"/>
        </w:rPr>
        <w:t>потребно је написати следеће линије кода:</w:t>
      </w:r>
    </w:p>
    <w:p w14:paraId="48B0F083" w14:textId="77777777" w:rsidR="00062865" w:rsidRPr="00D40739" w:rsidRDefault="00062865" w:rsidP="00062865">
      <w:pPr>
        <w:pStyle w:val="Osnovnitekst"/>
        <w:rPr>
          <w:rFonts w:ascii="Courier New" w:hAnsi="Courier New" w:cs="Courier New"/>
          <w:lang w:val="sr-Cyrl-RS"/>
        </w:rPr>
      </w:pPr>
      <w:r w:rsidRPr="00942891">
        <w:rPr>
          <w:lang w:val="sr-Cyrl-RS"/>
        </w:rPr>
        <w:t xml:space="preserve">        </w:t>
      </w:r>
      <w:r w:rsidRPr="00D40739">
        <w:rPr>
          <w:rFonts w:ascii="Courier New" w:hAnsi="Courier New" w:cs="Courier New"/>
          <w:lang w:val="sr-Cyrl-RS"/>
        </w:rPr>
        <w:t>self</w:t>
      </w:r>
      <w:r w:rsidRPr="00D40739">
        <w:rPr>
          <w:rFonts w:ascii="Courier New" w:hAnsi="Courier New" w:cs="Courier New"/>
          <w:b/>
          <w:bCs/>
          <w:lang w:val="sr-Cyrl-RS"/>
        </w:rPr>
        <w:t>.</w:t>
      </w:r>
      <w:r w:rsidRPr="00D40739">
        <w:rPr>
          <w:rFonts w:ascii="Courier New" w:hAnsi="Courier New" w:cs="Courier New"/>
          <w:lang w:val="sr-Cyrl-RS"/>
        </w:rPr>
        <w:t>root</w:t>
      </w:r>
      <w:r w:rsidRPr="00D40739">
        <w:rPr>
          <w:rFonts w:ascii="Courier New" w:hAnsi="Courier New" w:cs="Courier New"/>
          <w:b/>
          <w:bCs/>
          <w:lang w:val="sr-Cyrl-RS"/>
        </w:rPr>
        <w:t>.</w:t>
      </w:r>
      <w:r w:rsidRPr="00D40739">
        <w:rPr>
          <w:rFonts w:ascii="Courier New" w:hAnsi="Courier New" w:cs="Courier New"/>
          <w:lang w:val="sr-Cyrl-RS"/>
        </w:rPr>
        <w:t>bind</w:t>
      </w:r>
      <w:r w:rsidRPr="00D40739">
        <w:rPr>
          <w:rFonts w:ascii="Courier New" w:hAnsi="Courier New" w:cs="Courier New"/>
          <w:b/>
          <w:bCs/>
          <w:lang w:val="sr-Cyrl-RS"/>
        </w:rPr>
        <w:t>(</w:t>
      </w:r>
      <w:r w:rsidRPr="00D40739">
        <w:rPr>
          <w:rFonts w:ascii="Courier New" w:hAnsi="Courier New" w:cs="Courier New"/>
          <w:lang w:val="sr-Cyrl-RS"/>
        </w:rPr>
        <w:t>"&lt;Key&gt;"</w:t>
      </w:r>
      <w:r w:rsidRPr="00D40739">
        <w:rPr>
          <w:rFonts w:ascii="Courier New" w:hAnsi="Courier New" w:cs="Courier New"/>
          <w:b/>
          <w:bCs/>
          <w:lang w:val="sr-Cyrl-RS"/>
        </w:rPr>
        <w:t>,</w:t>
      </w: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on_key_event</w:t>
      </w:r>
      <w:r w:rsidRPr="00D40739">
        <w:rPr>
          <w:rFonts w:ascii="Courier New" w:hAnsi="Courier New" w:cs="Courier New"/>
          <w:b/>
          <w:bCs/>
          <w:lang w:val="sr-Cyrl-RS"/>
        </w:rPr>
        <w:t>)</w:t>
      </w:r>
    </w:p>
    <w:p w14:paraId="4830D390" w14:textId="21641D20" w:rsidR="000F5613" w:rsidRDefault="00062865" w:rsidP="00062865">
      <w:pPr>
        <w:pStyle w:val="Osnovnitekst"/>
        <w:rPr>
          <w:rFonts w:ascii="Courier New" w:hAnsi="Courier New" w:cs="Courier New"/>
          <w:b/>
          <w:bCs/>
          <w:lang w:val="sr-Cyrl-RS"/>
        </w:rPr>
      </w:pPr>
      <w:r w:rsidRPr="00D40739">
        <w:rPr>
          <w:rFonts w:ascii="Courier New" w:hAnsi="Courier New" w:cs="Courier New"/>
          <w:lang w:val="sr-Cyrl-RS"/>
        </w:rPr>
        <w:t xml:space="preserve">   </w:t>
      </w:r>
      <w:r w:rsidR="00D40739">
        <w:rPr>
          <w:rFonts w:ascii="Courier New" w:hAnsi="Courier New" w:cs="Courier New"/>
          <w:lang w:val="sr-Cyrl-RS"/>
        </w:rPr>
        <w:t xml:space="preserve"> </w:t>
      </w:r>
      <w:r w:rsidRPr="00D40739">
        <w:rPr>
          <w:rFonts w:ascii="Courier New" w:hAnsi="Courier New" w:cs="Courier New"/>
          <w:lang w:val="sr-Cyrl-RS"/>
        </w:rPr>
        <w:t>self</w:t>
      </w:r>
      <w:r w:rsidRPr="00D40739">
        <w:rPr>
          <w:rFonts w:ascii="Courier New" w:hAnsi="Courier New" w:cs="Courier New"/>
          <w:b/>
          <w:bCs/>
          <w:lang w:val="sr-Cyrl-RS"/>
        </w:rPr>
        <w:t>.</w:t>
      </w:r>
      <w:r w:rsidRPr="00D40739">
        <w:rPr>
          <w:rFonts w:ascii="Courier New" w:hAnsi="Courier New" w:cs="Courier New"/>
          <w:lang w:val="sr-Cyrl-RS"/>
        </w:rPr>
        <w:t>root</w:t>
      </w:r>
      <w:r w:rsidRPr="00D40739">
        <w:rPr>
          <w:rFonts w:ascii="Courier New" w:hAnsi="Courier New" w:cs="Courier New"/>
          <w:b/>
          <w:bCs/>
          <w:lang w:val="sr-Cyrl-RS"/>
        </w:rPr>
        <w:t>.</w:t>
      </w:r>
      <w:r w:rsidRPr="00D40739">
        <w:rPr>
          <w:rFonts w:ascii="Courier New" w:hAnsi="Courier New" w:cs="Courier New"/>
          <w:lang w:val="sr-Cyrl-RS"/>
        </w:rPr>
        <w:t>bind</w:t>
      </w:r>
      <w:r w:rsidRPr="00D40739">
        <w:rPr>
          <w:rFonts w:ascii="Courier New" w:hAnsi="Courier New" w:cs="Courier New"/>
          <w:b/>
          <w:bCs/>
          <w:lang w:val="sr-Cyrl-RS"/>
        </w:rPr>
        <w:t>(</w:t>
      </w:r>
      <w:r w:rsidRPr="00D40739">
        <w:rPr>
          <w:rFonts w:ascii="Courier New" w:hAnsi="Courier New" w:cs="Courier New"/>
          <w:lang w:val="sr-Cyrl-RS"/>
        </w:rPr>
        <w:t>"&lt;BackSpace&gt;"</w:t>
      </w:r>
      <w:r w:rsidRPr="00D40739">
        <w:rPr>
          <w:rFonts w:ascii="Courier New" w:hAnsi="Courier New" w:cs="Courier New"/>
          <w:b/>
          <w:bCs/>
          <w:lang w:val="sr-Cyrl-RS"/>
        </w:rPr>
        <w:t>,</w:t>
      </w: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clear_char</w:t>
      </w:r>
      <w:r w:rsidRPr="00D40739">
        <w:rPr>
          <w:rFonts w:ascii="Courier New" w:hAnsi="Courier New" w:cs="Courier New"/>
          <w:b/>
          <w:bCs/>
          <w:lang w:val="sr-Cyrl-RS"/>
        </w:rPr>
        <w:t>)</w:t>
      </w:r>
    </w:p>
    <w:p w14:paraId="1441434B" w14:textId="38B9328B" w:rsidR="003F5E5D" w:rsidRPr="00896113" w:rsidRDefault="003F5E5D" w:rsidP="00896113">
      <w:pPr>
        <w:pStyle w:val="a"/>
      </w:pPr>
      <w:bookmarkStart w:id="60" w:name="_Toc212025940"/>
      <w:r w:rsidRPr="00896113">
        <w:t xml:space="preserve">Листинг </w:t>
      </w:r>
      <w:r w:rsidR="00664100" w:rsidRPr="00896113">
        <w:fldChar w:fldCharType="begin"/>
      </w:r>
      <w:r w:rsidR="00664100" w:rsidRPr="00896113">
        <w:instrText xml:space="preserve"> SEQ Листинг \* ARABIC </w:instrText>
      </w:r>
      <w:r w:rsidR="00664100" w:rsidRPr="00896113">
        <w:fldChar w:fldCharType="separate"/>
      </w:r>
      <w:r w:rsidR="009245E3">
        <w:rPr>
          <w:noProof/>
        </w:rPr>
        <w:t>4</w:t>
      </w:r>
      <w:r w:rsidR="00664100" w:rsidRPr="00896113">
        <w:fldChar w:fldCharType="end"/>
      </w:r>
      <w:r w:rsidR="00896113" w:rsidRPr="00896113">
        <w:t xml:space="preserve"> – Повезивање стандардне тастатуре са симулатором</w:t>
      </w:r>
      <w:bookmarkEnd w:id="60"/>
    </w:p>
    <w:p w14:paraId="30DCBE27" w14:textId="50BE34F9" w:rsidR="008A00E7" w:rsidRPr="00942891" w:rsidRDefault="008A00E7" w:rsidP="008A00E7">
      <w:pPr>
        <w:pStyle w:val="Osnovnitekst"/>
        <w:rPr>
          <w:lang w:val="sr-Cyrl-RS"/>
        </w:rPr>
      </w:pPr>
      <w:r w:rsidRPr="00942891">
        <w:rPr>
          <w:lang w:val="sr-Cyrl-RS"/>
        </w:rPr>
        <w:t xml:space="preserve">На овај начин се сви карактери на тастатури повезују са </w:t>
      </w:r>
      <w:r w:rsidR="00846417" w:rsidRPr="00942891">
        <w:rPr>
          <w:lang w:val="sr-Cyrl-RS"/>
        </w:rPr>
        <w:t xml:space="preserve">методом </w:t>
      </w:r>
      <w:r w:rsidR="00E54257" w:rsidRPr="00942891">
        <w:rPr>
          <w:i/>
          <w:iCs/>
          <w:lang w:val="sr-Cyrl-RS"/>
        </w:rPr>
        <w:t xml:space="preserve">on_key_event </w:t>
      </w:r>
      <w:r w:rsidR="00E54257" w:rsidRPr="00942891">
        <w:rPr>
          <w:lang w:val="sr-Cyrl-RS"/>
        </w:rPr>
        <w:t>чија проста дефиниција изгледа овако:</w:t>
      </w:r>
    </w:p>
    <w:p w14:paraId="5EFAE6FF" w14:textId="77777777" w:rsidR="006B716D" w:rsidRPr="00D40739" w:rsidRDefault="006B716D" w:rsidP="006B716D">
      <w:pPr>
        <w:pStyle w:val="Osnovnitekst"/>
        <w:rPr>
          <w:rFonts w:ascii="Courier New" w:hAnsi="Courier New" w:cs="Courier New"/>
          <w:lang w:val="sr-Cyrl-RS"/>
        </w:rPr>
      </w:pPr>
      <w:r w:rsidRPr="00D40739">
        <w:rPr>
          <w:rFonts w:ascii="Courier New" w:hAnsi="Courier New" w:cs="Courier New"/>
          <w:b/>
          <w:bCs/>
          <w:lang w:val="sr-Cyrl-RS"/>
        </w:rPr>
        <w:t>def</w:t>
      </w:r>
      <w:r w:rsidRPr="00D40739">
        <w:rPr>
          <w:rFonts w:ascii="Courier New" w:hAnsi="Courier New" w:cs="Courier New"/>
          <w:lang w:val="sr-Cyrl-RS"/>
        </w:rPr>
        <w:t xml:space="preserve"> on_key_event</w:t>
      </w:r>
      <w:r w:rsidRPr="00D40739">
        <w:rPr>
          <w:rFonts w:ascii="Courier New" w:hAnsi="Courier New" w:cs="Courier New"/>
          <w:b/>
          <w:bCs/>
          <w:lang w:val="sr-Cyrl-RS"/>
        </w:rPr>
        <w:t>(</w:t>
      </w:r>
      <w:r w:rsidRPr="00D40739">
        <w:rPr>
          <w:rFonts w:ascii="Courier New" w:hAnsi="Courier New" w:cs="Courier New"/>
          <w:lang w:val="sr-Cyrl-RS"/>
        </w:rPr>
        <w:t>self</w:t>
      </w:r>
      <w:r w:rsidRPr="00D40739">
        <w:rPr>
          <w:rFonts w:ascii="Courier New" w:hAnsi="Courier New" w:cs="Courier New"/>
          <w:b/>
          <w:bCs/>
          <w:lang w:val="sr-Cyrl-RS"/>
        </w:rPr>
        <w:t>,</w:t>
      </w:r>
      <w:r w:rsidRPr="00D40739">
        <w:rPr>
          <w:rFonts w:ascii="Courier New" w:hAnsi="Courier New" w:cs="Courier New"/>
          <w:lang w:val="sr-Cyrl-RS"/>
        </w:rPr>
        <w:t xml:space="preserve"> event</w:t>
      </w:r>
      <w:r w:rsidRPr="00D40739">
        <w:rPr>
          <w:rFonts w:ascii="Courier New" w:hAnsi="Courier New" w:cs="Courier New"/>
          <w:b/>
          <w:bCs/>
          <w:lang w:val="sr-Cyrl-RS"/>
        </w:rPr>
        <w:t>):</w:t>
      </w:r>
    </w:p>
    <w:p w14:paraId="5A7CA24C" w14:textId="77777777" w:rsidR="006B716D" w:rsidRPr="00D40739" w:rsidRDefault="006B716D" w:rsidP="006B716D">
      <w:pPr>
        <w:pStyle w:val="Osnovnitekst"/>
        <w:rPr>
          <w:rFonts w:ascii="Courier New" w:hAnsi="Courier New" w:cs="Courier New"/>
          <w:lang w:val="sr-Cyrl-RS"/>
        </w:rPr>
      </w:pPr>
      <w:r w:rsidRPr="00D40739">
        <w:rPr>
          <w:rFonts w:ascii="Courier New" w:hAnsi="Courier New" w:cs="Courier New"/>
          <w:lang w:val="sr-Cyrl-RS"/>
        </w:rPr>
        <w:t xml:space="preserve">        char </w:t>
      </w:r>
      <w:r w:rsidRPr="00D40739">
        <w:rPr>
          <w:rFonts w:ascii="Courier New" w:hAnsi="Courier New" w:cs="Courier New"/>
          <w:b/>
          <w:bCs/>
          <w:lang w:val="sr-Cyrl-RS"/>
        </w:rPr>
        <w:t>=</w:t>
      </w:r>
      <w:r w:rsidRPr="00D40739">
        <w:rPr>
          <w:rFonts w:ascii="Courier New" w:hAnsi="Courier New" w:cs="Courier New"/>
          <w:lang w:val="sr-Cyrl-RS"/>
        </w:rPr>
        <w:t xml:space="preserve"> event</w:t>
      </w:r>
      <w:r w:rsidRPr="00D40739">
        <w:rPr>
          <w:rFonts w:ascii="Courier New" w:hAnsi="Courier New" w:cs="Courier New"/>
          <w:b/>
          <w:bCs/>
          <w:lang w:val="sr-Cyrl-RS"/>
        </w:rPr>
        <w:t>.</w:t>
      </w:r>
      <w:r w:rsidRPr="00D40739">
        <w:rPr>
          <w:rFonts w:ascii="Courier New" w:hAnsi="Courier New" w:cs="Courier New"/>
          <w:lang w:val="sr-Cyrl-RS"/>
        </w:rPr>
        <w:t>char</w:t>
      </w:r>
      <w:r w:rsidRPr="00D40739">
        <w:rPr>
          <w:rFonts w:ascii="Courier New" w:hAnsi="Courier New" w:cs="Courier New"/>
          <w:b/>
          <w:bCs/>
          <w:lang w:val="sr-Cyrl-RS"/>
        </w:rPr>
        <w:t>.</w:t>
      </w:r>
      <w:r w:rsidRPr="00D40739">
        <w:rPr>
          <w:rFonts w:ascii="Courier New" w:hAnsi="Courier New" w:cs="Courier New"/>
          <w:lang w:val="sr-Cyrl-RS"/>
        </w:rPr>
        <w:t>upper</w:t>
      </w:r>
      <w:r w:rsidRPr="00D40739">
        <w:rPr>
          <w:rFonts w:ascii="Courier New" w:hAnsi="Courier New" w:cs="Courier New"/>
          <w:b/>
          <w:bCs/>
          <w:lang w:val="sr-Cyrl-RS"/>
        </w:rPr>
        <w:t>()</w:t>
      </w:r>
    </w:p>
    <w:p w14:paraId="7A6B1965" w14:textId="77777777" w:rsidR="006B716D" w:rsidRPr="00D40739" w:rsidRDefault="006B716D" w:rsidP="006B716D">
      <w:pPr>
        <w:pStyle w:val="Osnovnitekst"/>
        <w:rPr>
          <w:rFonts w:ascii="Courier New" w:hAnsi="Courier New" w:cs="Courier New"/>
          <w:lang w:val="sr-Cyrl-RS"/>
        </w:rPr>
      </w:pPr>
      <w:r w:rsidRPr="00D40739">
        <w:rPr>
          <w:rFonts w:ascii="Courier New" w:hAnsi="Courier New" w:cs="Courier New"/>
          <w:lang w:val="sr-Cyrl-RS"/>
        </w:rPr>
        <w:t xml:space="preserve">        </w:t>
      </w:r>
      <w:r w:rsidRPr="00D40739">
        <w:rPr>
          <w:rFonts w:ascii="Courier New" w:hAnsi="Courier New" w:cs="Courier New"/>
          <w:b/>
          <w:bCs/>
          <w:lang w:val="sr-Cyrl-RS"/>
        </w:rPr>
        <w:t>if</w:t>
      </w:r>
      <w:r w:rsidRPr="00D40739">
        <w:rPr>
          <w:rFonts w:ascii="Courier New" w:hAnsi="Courier New" w:cs="Courier New"/>
          <w:lang w:val="sr-Cyrl-RS"/>
        </w:rPr>
        <w:t xml:space="preserve"> char </w:t>
      </w:r>
      <w:r w:rsidRPr="00D40739">
        <w:rPr>
          <w:rFonts w:ascii="Courier New" w:hAnsi="Courier New" w:cs="Courier New"/>
          <w:b/>
          <w:bCs/>
          <w:lang w:val="sr-Cyrl-RS"/>
        </w:rPr>
        <w:t>in</w:t>
      </w:r>
      <w:r w:rsidRPr="00D40739">
        <w:rPr>
          <w:rFonts w:ascii="Courier New" w:hAnsi="Courier New" w:cs="Courier New"/>
          <w:lang w:val="sr-Cyrl-RS"/>
        </w:rPr>
        <w:t xml:space="preserve"> u</w:t>
      </w:r>
      <w:r w:rsidRPr="00D40739">
        <w:rPr>
          <w:rFonts w:ascii="Courier New" w:hAnsi="Courier New" w:cs="Courier New"/>
          <w:b/>
          <w:bCs/>
          <w:lang w:val="sr-Cyrl-RS"/>
        </w:rPr>
        <w:t>.</w:t>
      </w:r>
      <w:r w:rsidRPr="00D40739">
        <w:rPr>
          <w:rFonts w:ascii="Courier New" w:hAnsi="Courier New" w:cs="Courier New"/>
          <w:lang w:val="sr-Cyrl-RS"/>
        </w:rPr>
        <w:t>ALPHABET</w:t>
      </w:r>
      <w:r w:rsidRPr="00D40739">
        <w:rPr>
          <w:rFonts w:ascii="Courier New" w:hAnsi="Courier New" w:cs="Courier New"/>
          <w:b/>
          <w:bCs/>
          <w:lang w:val="sr-Cyrl-RS"/>
        </w:rPr>
        <w:t>:</w:t>
      </w:r>
    </w:p>
    <w:p w14:paraId="23DD1C72" w14:textId="79BA2515" w:rsidR="00E54257" w:rsidRDefault="006B716D" w:rsidP="00EC253D">
      <w:pPr>
        <w:pStyle w:val="Osnovnitekst"/>
        <w:keepNext/>
        <w:rPr>
          <w:rFonts w:ascii="Courier New" w:hAnsi="Courier New" w:cs="Courier New"/>
          <w:b/>
          <w:bCs/>
          <w:lang w:val="sr-Cyrl-RS"/>
        </w:rPr>
      </w:pPr>
      <w:r w:rsidRPr="00D40739">
        <w:rPr>
          <w:rFonts w:ascii="Courier New" w:hAnsi="Courier New" w:cs="Courier New"/>
          <w:lang w:val="sr-Cyrl-RS"/>
        </w:rPr>
        <w:t xml:space="preserve">            self</w:t>
      </w:r>
      <w:r w:rsidRPr="00D40739">
        <w:rPr>
          <w:rFonts w:ascii="Courier New" w:hAnsi="Courier New" w:cs="Courier New"/>
          <w:b/>
          <w:bCs/>
          <w:lang w:val="sr-Cyrl-RS"/>
        </w:rPr>
        <w:t>.</w:t>
      </w:r>
      <w:r w:rsidRPr="00D40739">
        <w:rPr>
          <w:rFonts w:ascii="Courier New" w:hAnsi="Courier New" w:cs="Courier New"/>
          <w:lang w:val="sr-Cyrl-RS"/>
        </w:rPr>
        <w:t>on_key_press</w:t>
      </w:r>
      <w:r w:rsidRPr="00D40739">
        <w:rPr>
          <w:rFonts w:ascii="Courier New" w:hAnsi="Courier New" w:cs="Courier New"/>
          <w:b/>
          <w:bCs/>
          <w:lang w:val="sr-Cyrl-RS"/>
        </w:rPr>
        <w:t>(</w:t>
      </w:r>
      <w:r w:rsidRPr="00D40739">
        <w:rPr>
          <w:rFonts w:ascii="Courier New" w:hAnsi="Courier New" w:cs="Courier New"/>
          <w:lang w:val="sr-Cyrl-RS"/>
        </w:rPr>
        <w:t>char</w:t>
      </w:r>
      <w:r w:rsidRPr="00D40739">
        <w:rPr>
          <w:rFonts w:ascii="Courier New" w:hAnsi="Courier New" w:cs="Courier New"/>
          <w:b/>
          <w:bCs/>
          <w:lang w:val="sr-Cyrl-RS"/>
        </w:rPr>
        <w:t>)</w:t>
      </w:r>
    </w:p>
    <w:p w14:paraId="1622082B" w14:textId="7EDCEAFA" w:rsidR="00EC253D" w:rsidRPr="00896113" w:rsidRDefault="00EC253D" w:rsidP="00896113">
      <w:pPr>
        <w:pStyle w:val="a"/>
      </w:pPr>
      <w:bookmarkStart w:id="61" w:name="_Toc212025941"/>
      <w:r w:rsidRPr="00896113">
        <w:t xml:space="preserve">Листинг </w:t>
      </w:r>
      <w:r w:rsidR="00664100" w:rsidRPr="00896113">
        <w:fldChar w:fldCharType="begin"/>
      </w:r>
      <w:r w:rsidR="00664100" w:rsidRPr="00896113">
        <w:instrText xml:space="preserve"> SEQ Листинг \* ARABIC </w:instrText>
      </w:r>
      <w:r w:rsidR="00664100" w:rsidRPr="00896113">
        <w:fldChar w:fldCharType="separate"/>
      </w:r>
      <w:r w:rsidR="009245E3">
        <w:rPr>
          <w:noProof/>
        </w:rPr>
        <w:t>5</w:t>
      </w:r>
      <w:r w:rsidR="00664100" w:rsidRPr="00896113">
        <w:fldChar w:fldCharType="end"/>
      </w:r>
      <w:r w:rsidR="00896113" w:rsidRPr="00896113">
        <w:t xml:space="preserve"> – Дефинисање понашања притиска тастера на тастатури</w:t>
      </w:r>
      <w:bookmarkEnd w:id="61"/>
    </w:p>
    <w:p w14:paraId="772669BE" w14:textId="7DF4F553" w:rsidR="006B716D" w:rsidRPr="00942891" w:rsidRDefault="006B716D" w:rsidP="006B716D">
      <w:pPr>
        <w:pStyle w:val="Osnovnitekst"/>
        <w:rPr>
          <w:lang w:val="sr-Cyrl-RS"/>
        </w:rPr>
      </w:pPr>
      <w:r w:rsidRPr="00942891">
        <w:rPr>
          <w:lang w:val="sr-Cyrl-RS"/>
        </w:rPr>
        <w:t xml:space="preserve">На овај начин се обезбеђује </w:t>
      </w:r>
      <w:r w:rsidR="00162253" w:rsidRPr="00942891">
        <w:rPr>
          <w:lang w:val="sr-Cyrl-RS"/>
        </w:rPr>
        <w:t>игнорисање свих карактера који нису чланови абецеде (</w:t>
      </w:r>
      <w:r w:rsidR="0075290C" w:rsidRPr="00942891">
        <w:rPr>
          <w:i/>
          <w:iCs/>
          <w:lang w:val="sr-Cyrl-RS"/>
        </w:rPr>
        <w:t xml:space="preserve">u.ALPHABET </w:t>
      </w:r>
      <w:r w:rsidR="0075290C" w:rsidRPr="00942891">
        <w:rPr>
          <w:lang w:val="sr-Cyrl-RS"/>
        </w:rPr>
        <w:t xml:space="preserve">из датотеке </w:t>
      </w:r>
      <w:r w:rsidR="0075290C" w:rsidRPr="00942891">
        <w:rPr>
          <w:i/>
          <w:iCs/>
          <w:lang w:val="sr-Cyrl-RS"/>
        </w:rPr>
        <w:t>utils.py</w:t>
      </w:r>
      <w:r w:rsidR="00162253" w:rsidRPr="00942891">
        <w:rPr>
          <w:lang w:val="sr-Cyrl-RS"/>
        </w:rPr>
        <w:t>)</w:t>
      </w:r>
      <w:r w:rsidR="0075290C" w:rsidRPr="00942891">
        <w:rPr>
          <w:lang w:val="sr-Cyrl-RS"/>
        </w:rPr>
        <w:t>.</w:t>
      </w:r>
      <w:r w:rsidR="0075290C" w:rsidRPr="00942891">
        <w:rPr>
          <w:i/>
          <w:iCs/>
          <w:lang w:val="sr-Cyrl-RS"/>
        </w:rPr>
        <w:t xml:space="preserve"> </w:t>
      </w:r>
      <w:r w:rsidR="0075290C" w:rsidRPr="00942891">
        <w:rPr>
          <w:lang w:val="sr-Cyrl-RS"/>
        </w:rPr>
        <w:t xml:space="preserve">Друга линија обезбеђује повезивање </w:t>
      </w:r>
      <w:r w:rsidR="00BA193E" w:rsidRPr="00942891">
        <w:rPr>
          <w:lang w:val="sr-Cyrl-RS"/>
        </w:rPr>
        <w:t xml:space="preserve">тастера </w:t>
      </w:r>
      <w:r w:rsidR="00BA193E" w:rsidRPr="00942891">
        <w:rPr>
          <w:i/>
          <w:iCs/>
          <w:lang w:val="sr-Cyrl-RS"/>
        </w:rPr>
        <w:t xml:space="preserve">Backspace </w:t>
      </w:r>
      <w:r w:rsidR="00BA193E" w:rsidRPr="00942891">
        <w:rPr>
          <w:lang w:val="sr-Cyrl-RS"/>
        </w:rPr>
        <w:t xml:space="preserve">са методом </w:t>
      </w:r>
      <w:r w:rsidR="00BA193E" w:rsidRPr="00942891">
        <w:rPr>
          <w:i/>
          <w:iCs/>
          <w:lang w:val="sr-Cyrl-RS"/>
        </w:rPr>
        <w:t xml:space="preserve">clear_char </w:t>
      </w:r>
      <w:r w:rsidR="00BA193E" w:rsidRPr="00942891">
        <w:rPr>
          <w:lang w:val="sr-Cyrl-RS"/>
        </w:rPr>
        <w:t xml:space="preserve">која брише карактер из </w:t>
      </w:r>
      <w:r w:rsidR="00593CA1" w:rsidRPr="00942891">
        <w:rPr>
          <w:lang w:val="sr-Cyrl-RS"/>
        </w:rPr>
        <w:t xml:space="preserve">текста шифре. Водити рачуна да се </w:t>
      </w:r>
      <w:r w:rsidR="00992A3D" w:rsidRPr="00942891">
        <w:rPr>
          <w:lang w:val="sr-Cyrl-RS"/>
        </w:rPr>
        <w:t xml:space="preserve">ротор неће померити уназад приликом позивања ове функције, већ се мора сам ротирати уназад притиском одговарајућег тастера </w:t>
      </w:r>
      <w:r w:rsidR="00992A3D" w:rsidRPr="00942891">
        <w:rPr>
          <w:i/>
          <w:iCs/>
          <w:lang w:val="sr-Cyrl-RS"/>
        </w:rPr>
        <w:t xml:space="preserve">Nazad </w:t>
      </w:r>
      <w:r w:rsidR="00992A3D" w:rsidRPr="00942891">
        <w:rPr>
          <w:lang w:val="sr-Cyrl-RS"/>
        </w:rPr>
        <w:t>(</w:t>
      </w:r>
      <w:r w:rsidR="00335240" w:rsidRPr="00942891">
        <w:rPr>
          <w:lang w:val="sr-Cyrl-RS"/>
        </w:rPr>
        <w:t xml:space="preserve">Ротор се морао ручно померити уназад на Енигма машинама </w:t>
      </w:r>
      <w:r w:rsidR="00646337" w:rsidRPr="00942891">
        <w:rPr>
          <w:lang w:val="sr-Cyrl-RS"/>
        </w:rPr>
        <w:t>уколико</w:t>
      </w:r>
      <w:r w:rsidR="00335240" w:rsidRPr="00942891">
        <w:rPr>
          <w:lang w:val="sr-Cyrl-RS"/>
        </w:rPr>
        <w:t xml:space="preserve"> је то било могуће</w:t>
      </w:r>
      <w:r w:rsidR="00992A3D" w:rsidRPr="00942891">
        <w:rPr>
          <w:lang w:val="sr-Cyrl-RS"/>
        </w:rPr>
        <w:t>)</w:t>
      </w:r>
      <w:r w:rsidR="00335240" w:rsidRPr="00942891">
        <w:rPr>
          <w:lang w:val="sr-Cyrl-RS"/>
        </w:rPr>
        <w:t>.</w:t>
      </w:r>
    </w:p>
    <w:p w14:paraId="2111B37A" w14:textId="77777777" w:rsidR="00177303" w:rsidRPr="00942891" w:rsidRDefault="00177303" w:rsidP="006B716D">
      <w:pPr>
        <w:pStyle w:val="Osnovnitekst"/>
        <w:rPr>
          <w:lang w:val="sr-Cyrl-RS"/>
        </w:rPr>
      </w:pPr>
    </w:p>
    <w:p w14:paraId="29543B21" w14:textId="7C09F896" w:rsidR="00C416B3" w:rsidRPr="00942891" w:rsidRDefault="00906BBB" w:rsidP="006B716D">
      <w:pPr>
        <w:pStyle w:val="Osnovnitekst"/>
        <w:rPr>
          <w:i/>
          <w:iCs/>
          <w:lang w:val="sr-Cyrl-RS"/>
        </w:rPr>
      </w:pPr>
      <w:r w:rsidRPr="00942891">
        <w:rPr>
          <w:lang w:val="sr-Cyrl-RS"/>
        </w:rPr>
        <w:t xml:space="preserve">Коришћење било које од тастатуре утиче </w:t>
      </w:r>
      <w:r w:rsidR="0064573E" w:rsidRPr="00942891">
        <w:rPr>
          <w:lang w:val="sr-Cyrl-RS"/>
        </w:rPr>
        <w:t xml:space="preserve">и на оквир везан за испис. То је показано већ на примеру повезивања тастера </w:t>
      </w:r>
      <w:r w:rsidR="0064573E" w:rsidRPr="00942891">
        <w:rPr>
          <w:i/>
          <w:iCs/>
          <w:lang w:val="sr-Cyrl-RS"/>
        </w:rPr>
        <w:t>Backspace</w:t>
      </w:r>
      <w:r w:rsidR="00C56CE7" w:rsidRPr="00942891">
        <w:rPr>
          <w:lang w:val="sr-Cyrl-RS"/>
        </w:rPr>
        <w:t>. Наравно, као што се види на приложеним сликама</w:t>
      </w:r>
      <w:r w:rsidR="00145F90" w:rsidRPr="00942891">
        <w:rPr>
          <w:lang w:val="sr-Cyrl-RS"/>
        </w:rPr>
        <w:t xml:space="preserve"> 6.6.2.2. и 6.5.2. </w:t>
      </w:r>
      <w:r w:rsidR="00177303" w:rsidRPr="00942891">
        <w:rPr>
          <w:lang w:val="sr-Cyrl-RS"/>
        </w:rPr>
        <w:t>У</w:t>
      </w:r>
      <w:r w:rsidR="00714C22" w:rsidRPr="00942891">
        <w:rPr>
          <w:lang w:val="sr-Cyrl-RS"/>
        </w:rPr>
        <w:t xml:space="preserve"> овом оквиру се и уписује </w:t>
      </w:r>
      <w:r w:rsidR="00FB4357" w:rsidRPr="00942891">
        <w:rPr>
          <w:lang w:val="sr-Cyrl-RS"/>
        </w:rPr>
        <w:t>текст</w:t>
      </w:r>
      <w:r w:rsidR="00003623" w:rsidRPr="00942891">
        <w:rPr>
          <w:lang w:val="sr-Cyrl-RS"/>
        </w:rPr>
        <w:t>, што је већ поменуто</w:t>
      </w:r>
      <w:r w:rsidR="00FB4357" w:rsidRPr="00942891">
        <w:rPr>
          <w:lang w:val="sr-Cyrl-RS"/>
        </w:rPr>
        <w:t xml:space="preserve"> у поглављу 6.5.</w:t>
      </w:r>
      <w:r w:rsidR="00003623" w:rsidRPr="00942891">
        <w:rPr>
          <w:lang w:val="sr-Cyrl-RS"/>
        </w:rPr>
        <w:t xml:space="preserve"> Упис омогућава</w:t>
      </w:r>
      <w:r w:rsidR="00412B96" w:rsidRPr="00942891">
        <w:rPr>
          <w:lang w:val="sr-Cyrl-RS"/>
        </w:rPr>
        <w:t xml:space="preserve"> такође</w:t>
      </w:r>
      <w:r w:rsidR="00CF2E53" w:rsidRPr="00942891">
        <w:rPr>
          <w:lang w:val="sr-Cyrl-RS"/>
        </w:rPr>
        <w:t xml:space="preserve"> метода </w:t>
      </w:r>
      <w:r w:rsidR="00CF2E53" w:rsidRPr="00942891">
        <w:rPr>
          <w:i/>
          <w:iCs/>
          <w:lang w:val="sr-Cyrl-RS"/>
        </w:rPr>
        <w:t xml:space="preserve">on_key_press </w:t>
      </w:r>
      <w:r w:rsidR="00CF2E53" w:rsidRPr="00942891">
        <w:rPr>
          <w:lang w:val="sr-Cyrl-RS"/>
        </w:rPr>
        <w:t xml:space="preserve">ажурирајући садржај поља </w:t>
      </w:r>
      <w:r w:rsidR="00CF2E53" w:rsidRPr="00942891">
        <w:rPr>
          <w:i/>
          <w:iCs/>
          <w:lang w:val="sr-Cyrl-RS"/>
        </w:rPr>
        <w:t xml:space="preserve">plaintext_display </w:t>
      </w:r>
      <w:r w:rsidR="00CF2E53" w:rsidRPr="00942891">
        <w:rPr>
          <w:lang w:val="sr-Cyrl-RS"/>
        </w:rPr>
        <w:t>и</w:t>
      </w:r>
      <w:r w:rsidR="00CF2E53" w:rsidRPr="00942891">
        <w:rPr>
          <w:i/>
          <w:iCs/>
          <w:lang w:val="sr-Cyrl-RS"/>
        </w:rPr>
        <w:t xml:space="preserve"> </w:t>
      </w:r>
      <w:r w:rsidR="00467343" w:rsidRPr="00942891">
        <w:rPr>
          <w:i/>
          <w:iCs/>
          <w:lang w:val="sr-Cyrl-RS"/>
        </w:rPr>
        <w:t>ciphertext_display.</w:t>
      </w:r>
    </w:p>
    <w:p w14:paraId="735D0404" w14:textId="3290BE79" w:rsidR="005F1EC0" w:rsidRPr="00942891" w:rsidRDefault="00412B96" w:rsidP="006B716D">
      <w:pPr>
        <w:pStyle w:val="Osnovnitekst"/>
        <w:rPr>
          <w:lang w:val="sr-Cyrl-RS"/>
        </w:rPr>
      </w:pPr>
      <w:r w:rsidRPr="00942891">
        <w:rPr>
          <w:lang w:val="sr-Cyrl-RS"/>
        </w:rPr>
        <w:t xml:space="preserve">Прикључна табла </w:t>
      </w:r>
      <w:r w:rsidR="00001E91" w:rsidRPr="00942891">
        <w:rPr>
          <w:lang w:val="sr-Cyrl-RS"/>
        </w:rPr>
        <w:t>иницијализује поље</w:t>
      </w:r>
      <w:r w:rsidR="00E50186" w:rsidRPr="00942891">
        <w:rPr>
          <w:lang w:val="sr-Cyrl-RS"/>
        </w:rPr>
        <w:t xml:space="preserve"> </w:t>
      </w:r>
      <w:r w:rsidR="00E50186" w:rsidRPr="00942891">
        <w:rPr>
          <w:i/>
          <w:iCs/>
          <w:lang w:val="sr-Cyrl-RS"/>
        </w:rPr>
        <w:t xml:space="preserve">plugboard </w:t>
      </w:r>
      <w:r w:rsidR="00E50186" w:rsidRPr="00942891">
        <w:rPr>
          <w:lang w:val="sr-Cyrl-RS"/>
        </w:rPr>
        <w:t>главне класе</w:t>
      </w:r>
      <w:r w:rsidR="00A24512" w:rsidRPr="00942891">
        <w:rPr>
          <w:lang w:val="sr-Cyrl-RS"/>
        </w:rPr>
        <w:t xml:space="preserve"> (</w:t>
      </w:r>
      <w:r w:rsidR="00A24512" w:rsidRPr="00942891">
        <w:rPr>
          <w:i/>
          <w:iCs/>
          <w:lang w:val="sr-Cyrl-RS"/>
        </w:rPr>
        <w:t>EnigmaGUI</w:t>
      </w:r>
      <w:r w:rsidR="00A24512" w:rsidRPr="00942891">
        <w:rPr>
          <w:lang w:val="sr-Cyrl-RS"/>
        </w:rPr>
        <w:t>)</w:t>
      </w:r>
      <w:r w:rsidR="00E50186" w:rsidRPr="00942891">
        <w:rPr>
          <w:lang w:val="sr-Cyrl-RS"/>
        </w:rPr>
        <w:t xml:space="preserve">, која се у методи </w:t>
      </w:r>
      <w:r w:rsidR="00E50186" w:rsidRPr="00942891">
        <w:rPr>
          <w:i/>
          <w:iCs/>
          <w:lang w:val="sr-Cyrl-RS"/>
        </w:rPr>
        <w:t xml:space="preserve">setup_machine </w:t>
      </w:r>
      <w:r w:rsidR="00E50186" w:rsidRPr="00942891">
        <w:rPr>
          <w:lang w:val="sr-Cyrl-RS"/>
        </w:rPr>
        <w:t>(прилог А.3.)</w:t>
      </w:r>
      <w:r w:rsidR="00DE49EE" w:rsidRPr="00942891">
        <w:rPr>
          <w:lang w:val="sr-Cyrl-RS"/>
        </w:rPr>
        <w:t xml:space="preserve"> </w:t>
      </w:r>
      <w:r w:rsidR="008A2999" w:rsidRPr="00942891">
        <w:rPr>
          <w:lang w:val="sr-Cyrl-RS"/>
        </w:rPr>
        <w:t xml:space="preserve">користи за инстанцирање саме машине. </w:t>
      </w:r>
      <w:r w:rsidR="00FE4559" w:rsidRPr="00942891">
        <w:rPr>
          <w:lang w:val="sr-Cyrl-RS"/>
        </w:rPr>
        <w:t xml:space="preserve">Рад </w:t>
      </w:r>
      <w:r w:rsidR="002344BA" w:rsidRPr="00942891">
        <w:rPr>
          <w:lang w:val="sr-Cyrl-RS"/>
        </w:rPr>
        <w:t>саме табле описан је у поглављу</w:t>
      </w:r>
      <w:r w:rsidR="000201A1" w:rsidRPr="00942891">
        <w:rPr>
          <w:lang w:val="sr-Cyrl-RS"/>
        </w:rPr>
        <w:t xml:space="preserve"> 6.4, али изоставље</w:t>
      </w:r>
      <w:r w:rsidR="00E8227F" w:rsidRPr="00942891">
        <w:rPr>
          <w:lang w:val="sr-Cyrl-RS"/>
        </w:rPr>
        <w:t xml:space="preserve">но је објашњење о ажурирању интерфејса, јер се то дешава </w:t>
      </w:r>
      <w:r w:rsidR="008B52E3" w:rsidRPr="00942891">
        <w:rPr>
          <w:lang w:val="sr-Cyrl-RS"/>
        </w:rPr>
        <w:t xml:space="preserve">путем метода у главном прозору. Класа </w:t>
      </w:r>
      <w:r w:rsidR="008B52E3" w:rsidRPr="00942891">
        <w:rPr>
          <w:i/>
          <w:iCs/>
          <w:lang w:val="sr-Cyrl-RS"/>
        </w:rPr>
        <w:t xml:space="preserve">PlugboardWidget </w:t>
      </w:r>
      <w:r w:rsidR="008B52E3" w:rsidRPr="00942891">
        <w:rPr>
          <w:lang w:val="sr-Cyrl-RS"/>
        </w:rPr>
        <w:t xml:space="preserve">само садржи поље </w:t>
      </w:r>
      <w:r w:rsidR="008B52E3" w:rsidRPr="00942891">
        <w:rPr>
          <w:i/>
          <w:iCs/>
          <w:lang w:val="sr-Cyrl-RS"/>
        </w:rPr>
        <w:t xml:space="preserve">on_update </w:t>
      </w:r>
      <w:r w:rsidR="0071215F" w:rsidRPr="00942891">
        <w:rPr>
          <w:lang w:val="sr-Cyrl-RS"/>
        </w:rPr>
        <w:t xml:space="preserve">– метода </w:t>
      </w:r>
      <w:r w:rsidR="006D4940" w:rsidRPr="00942891">
        <w:rPr>
          <w:lang w:val="sr-Cyrl-RS"/>
        </w:rPr>
        <w:t>која дефинише понашање интерфејса приликом промене у оквиру табле.</w:t>
      </w:r>
      <w:r w:rsidR="00A24512" w:rsidRPr="00942891">
        <w:rPr>
          <w:lang w:val="sr-Cyrl-RS"/>
        </w:rPr>
        <w:t xml:space="preserve"> </w:t>
      </w:r>
      <w:r w:rsidR="00490979" w:rsidRPr="00942891">
        <w:rPr>
          <w:lang w:val="sr-Cyrl-RS"/>
        </w:rPr>
        <w:t xml:space="preserve">У оквиру </w:t>
      </w:r>
      <w:r w:rsidR="000F020A" w:rsidRPr="00942891">
        <w:rPr>
          <w:lang w:val="sr-Cyrl-RS"/>
        </w:rPr>
        <w:t xml:space="preserve">главне класе </w:t>
      </w:r>
      <w:r w:rsidR="003B5772" w:rsidRPr="00942891">
        <w:rPr>
          <w:lang w:val="sr-Cyrl-RS"/>
        </w:rPr>
        <w:t>имплементиране</w:t>
      </w:r>
      <w:r w:rsidR="000F020A" w:rsidRPr="00942891">
        <w:rPr>
          <w:lang w:val="sr-Cyrl-RS"/>
        </w:rPr>
        <w:t xml:space="preserve"> су методе</w:t>
      </w:r>
      <w:r w:rsidR="005F1EC0" w:rsidRPr="00942891">
        <w:rPr>
          <w:lang w:val="sr-Cyrl-RS"/>
        </w:rPr>
        <w:t>:</w:t>
      </w:r>
      <w:r w:rsidR="000F020A" w:rsidRPr="00942891">
        <w:rPr>
          <w:lang w:val="sr-Cyrl-RS"/>
        </w:rPr>
        <w:t xml:space="preserve"> </w:t>
      </w:r>
    </w:p>
    <w:p w14:paraId="4FD7C3DA" w14:textId="001A6BF7" w:rsidR="00630E08" w:rsidRPr="00942891" w:rsidRDefault="000F020A" w:rsidP="00630E08">
      <w:pPr>
        <w:pStyle w:val="Numerisanonabrajanje"/>
        <w:numPr>
          <w:ilvl w:val="0"/>
          <w:numId w:val="38"/>
        </w:numPr>
        <w:rPr>
          <w:lang w:val="sr-Cyrl-RS"/>
        </w:rPr>
      </w:pPr>
      <w:r w:rsidRPr="00942891">
        <w:rPr>
          <w:i/>
          <w:iCs/>
          <w:lang w:val="sr-Cyrl-RS"/>
        </w:rPr>
        <w:t>on_plugboard_update</w:t>
      </w:r>
      <w:r w:rsidR="008F214B" w:rsidRPr="00942891">
        <w:rPr>
          <w:i/>
          <w:iCs/>
          <w:lang w:val="sr-Cyrl-RS"/>
        </w:rPr>
        <w:t xml:space="preserve"> – </w:t>
      </w:r>
      <w:r w:rsidR="005246F8" w:rsidRPr="00942891">
        <w:rPr>
          <w:lang w:val="sr-Cyrl-RS"/>
        </w:rPr>
        <w:t xml:space="preserve">креира нови објекат </w:t>
      </w:r>
      <w:r w:rsidR="005246F8" w:rsidRPr="00942891">
        <w:rPr>
          <w:i/>
          <w:iCs/>
          <w:lang w:val="sr-Cyrl-RS"/>
        </w:rPr>
        <w:t>Plugboard</w:t>
      </w:r>
      <w:r w:rsidR="004C4E0C" w:rsidRPr="00942891">
        <w:rPr>
          <w:lang w:val="sr-Cyrl-RS"/>
        </w:rPr>
        <w:t xml:space="preserve"> са свим новим конекцијама</w:t>
      </w:r>
      <w:r w:rsidR="005246F8" w:rsidRPr="00942891">
        <w:rPr>
          <w:i/>
          <w:iCs/>
          <w:lang w:val="sr-Cyrl-RS"/>
        </w:rPr>
        <w:t xml:space="preserve"> </w:t>
      </w:r>
      <w:r w:rsidR="005246F8" w:rsidRPr="00942891">
        <w:rPr>
          <w:lang w:val="sr-Cyrl-RS"/>
        </w:rPr>
        <w:t xml:space="preserve">и ажурира </w:t>
      </w:r>
      <w:r w:rsidR="006E0E6D" w:rsidRPr="00942891">
        <w:rPr>
          <w:lang w:val="sr-Cyrl-RS"/>
        </w:rPr>
        <w:t xml:space="preserve">лабелу </w:t>
      </w:r>
      <w:r w:rsidR="004C4E0C" w:rsidRPr="00942891">
        <w:rPr>
          <w:lang w:val="sr-Cyrl-RS"/>
        </w:rPr>
        <w:t xml:space="preserve">која исписује </w:t>
      </w:r>
      <w:r w:rsidR="00010A32" w:rsidRPr="00942891">
        <w:rPr>
          <w:lang w:val="sr-Cyrl-RS"/>
        </w:rPr>
        <w:t>конекције</w:t>
      </w:r>
      <w:r w:rsidRPr="00942891">
        <w:rPr>
          <w:lang w:val="sr-Cyrl-RS"/>
        </w:rPr>
        <w:t xml:space="preserve"> </w:t>
      </w:r>
    </w:p>
    <w:p w14:paraId="7230D857" w14:textId="325A7CDA" w:rsidR="005F1EC0" w:rsidRPr="00942891" w:rsidRDefault="00630E08" w:rsidP="00630E08">
      <w:pPr>
        <w:pStyle w:val="Numerisanonabrajanje"/>
        <w:numPr>
          <w:ilvl w:val="0"/>
          <w:numId w:val="38"/>
        </w:numPr>
        <w:rPr>
          <w:lang w:val="sr-Cyrl-RS"/>
        </w:rPr>
      </w:pPr>
      <w:r w:rsidRPr="00942891">
        <w:rPr>
          <w:i/>
          <w:iCs/>
          <w:lang w:val="sr-Cyrl-RS"/>
        </w:rPr>
        <w:t>on_</w:t>
      </w:r>
      <w:r w:rsidR="008F214B" w:rsidRPr="00942891">
        <w:rPr>
          <w:i/>
          <w:iCs/>
          <w:lang w:val="sr-Cyrl-RS"/>
        </w:rPr>
        <w:t>undo_plugboard</w:t>
      </w:r>
      <w:r w:rsidR="00520180" w:rsidRPr="00942891">
        <w:rPr>
          <w:i/>
          <w:lang w:val="sr-Cyrl-RS"/>
        </w:rPr>
        <w:t xml:space="preserve"> </w:t>
      </w:r>
      <w:r w:rsidR="004C4E0C" w:rsidRPr="00942891">
        <w:rPr>
          <w:i/>
          <w:lang w:val="sr-Cyrl-RS"/>
        </w:rPr>
        <w:t xml:space="preserve">– </w:t>
      </w:r>
      <w:r w:rsidR="008B3515" w:rsidRPr="00942891">
        <w:rPr>
          <w:iCs/>
          <w:lang w:val="sr-Cyrl-RS"/>
        </w:rPr>
        <w:t>поништава последњу створену конекцију</w:t>
      </w:r>
    </w:p>
    <w:p w14:paraId="3F2DCB00" w14:textId="41DD3103" w:rsidR="00A331FF" w:rsidRPr="00942891" w:rsidRDefault="00520180" w:rsidP="005F1EC0">
      <w:pPr>
        <w:pStyle w:val="Numerisanonabrajanje"/>
        <w:rPr>
          <w:lang w:val="sr-Cyrl-RS"/>
        </w:rPr>
      </w:pPr>
      <w:r w:rsidRPr="00942891">
        <w:rPr>
          <w:i/>
          <w:iCs/>
          <w:lang w:val="sr-Cyrl-RS"/>
        </w:rPr>
        <w:t>on_clear_plugboard</w:t>
      </w:r>
      <w:r w:rsidR="008B3515" w:rsidRPr="00942891">
        <w:rPr>
          <w:i/>
          <w:iCs/>
          <w:lang w:val="sr-Cyrl-RS"/>
        </w:rPr>
        <w:t xml:space="preserve"> – </w:t>
      </w:r>
      <w:r w:rsidR="00646337" w:rsidRPr="00942891">
        <w:rPr>
          <w:lang w:val="sr-Cyrl-RS"/>
        </w:rPr>
        <w:t>брише</w:t>
      </w:r>
      <w:r w:rsidR="008B3515" w:rsidRPr="00942891">
        <w:rPr>
          <w:lang w:val="sr-Cyrl-RS"/>
        </w:rPr>
        <w:t xml:space="preserve"> све конекције </w:t>
      </w:r>
      <w:r w:rsidR="00A331FF" w:rsidRPr="00942891">
        <w:rPr>
          <w:lang w:val="sr-Cyrl-RS"/>
        </w:rPr>
        <w:t>прикључне табле</w:t>
      </w:r>
    </w:p>
    <w:p w14:paraId="14DB2032" w14:textId="77777777" w:rsidR="00CF2EF9" w:rsidRPr="00942891" w:rsidRDefault="00CF2EF9" w:rsidP="00CF2EF9">
      <w:pPr>
        <w:pStyle w:val="Osnovnitekst"/>
        <w:rPr>
          <w:lang w:val="sr-Cyrl-RS"/>
        </w:rPr>
      </w:pPr>
    </w:p>
    <w:p w14:paraId="047F9811" w14:textId="01A58DE2" w:rsidR="00412B96" w:rsidRPr="00942891" w:rsidRDefault="00E0311A" w:rsidP="00A331FF">
      <w:pPr>
        <w:pStyle w:val="Osnovnitekst"/>
        <w:rPr>
          <w:lang w:val="sr-Cyrl-RS"/>
        </w:rPr>
      </w:pPr>
      <w:r w:rsidRPr="00942891">
        <w:rPr>
          <w:lang w:val="sr-Cyrl-RS"/>
        </w:rPr>
        <w:t>Библиотека CTK садржи посебну методу</w:t>
      </w:r>
      <w:r w:rsidR="00DE4FB3" w:rsidRPr="00942891">
        <w:rPr>
          <w:lang w:val="sr-Cyrl-RS"/>
        </w:rPr>
        <w:t xml:space="preserve"> за главни прозор</w:t>
      </w:r>
      <w:r w:rsidR="00870460" w:rsidRPr="00942891">
        <w:rPr>
          <w:lang w:val="sr-Cyrl-RS"/>
        </w:rPr>
        <w:t xml:space="preserve"> која омогу</w:t>
      </w:r>
      <w:r w:rsidR="00B57F69" w:rsidRPr="00942891">
        <w:rPr>
          <w:lang w:val="sr-Cyrl-RS"/>
        </w:rPr>
        <w:t>ћава рад свих компоненти</w:t>
      </w:r>
      <w:r w:rsidR="00DE4FB3" w:rsidRPr="00942891">
        <w:rPr>
          <w:lang w:val="sr-Cyrl-RS"/>
        </w:rPr>
        <w:t>.</w:t>
      </w:r>
      <w:r w:rsidR="00B57F69" w:rsidRPr="00942891">
        <w:rPr>
          <w:lang w:val="sr-Cyrl-RS"/>
        </w:rPr>
        <w:t xml:space="preserve"> Назива се </w:t>
      </w:r>
      <w:r w:rsidR="00B57F69" w:rsidRPr="00942891">
        <w:rPr>
          <w:i/>
          <w:iCs/>
          <w:lang w:val="sr-Cyrl-RS"/>
        </w:rPr>
        <w:t>mainloop</w:t>
      </w:r>
      <w:r w:rsidR="00CB4160" w:rsidRPr="00942891">
        <w:rPr>
          <w:lang w:val="sr-Cyrl-RS"/>
        </w:rPr>
        <w:t xml:space="preserve"> и позива се у методи </w:t>
      </w:r>
      <w:r w:rsidR="003B3112" w:rsidRPr="00942891">
        <w:rPr>
          <w:i/>
          <w:iCs/>
          <w:lang w:val="sr-Cyrl-RS"/>
        </w:rPr>
        <w:t xml:space="preserve">run </w:t>
      </w:r>
      <w:r w:rsidR="003B3112" w:rsidRPr="00942891">
        <w:rPr>
          <w:lang w:val="sr-Cyrl-RS"/>
        </w:rPr>
        <w:t xml:space="preserve">класе </w:t>
      </w:r>
      <w:r w:rsidR="003B3112" w:rsidRPr="00942891">
        <w:rPr>
          <w:i/>
          <w:iCs/>
          <w:lang w:val="sr-Cyrl-RS"/>
        </w:rPr>
        <w:t xml:space="preserve">Еnigma GUI. </w:t>
      </w:r>
      <w:r w:rsidR="003B3112" w:rsidRPr="00942891">
        <w:rPr>
          <w:lang w:val="sr-Cyrl-RS"/>
        </w:rPr>
        <w:t>Цео систем</w:t>
      </w:r>
      <w:r w:rsidR="00C343DB" w:rsidRPr="00942891">
        <w:rPr>
          <w:lang w:val="sr-Cyrl-RS"/>
        </w:rPr>
        <w:t xml:space="preserve"> покреће се кроз датотеку </w:t>
      </w:r>
      <w:r w:rsidR="00C343DB" w:rsidRPr="00942891">
        <w:rPr>
          <w:i/>
          <w:iCs/>
          <w:lang w:val="sr-Cyrl-RS"/>
        </w:rPr>
        <w:t xml:space="preserve">main.py </w:t>
      </w:r>
      <w:r w:rsidR="00C343DB" w:rsidRPr="00942891">
        <w:rPr>
          <w:lang w:val="sr-Cyrl-RS"/>
        </w:rPr>
        <w:t xml:space="preserve">и њен код </w:t>
      </w:r>
      <w:r w:rsidR="00A81468" w:rsidRPr="00942891">
        <w:rPr>
          <w:lang w:val="sr-Cyrl-RS"/>
        </w:rPr>
        <w:t xml:space="preserve">се састоји из инстанцирања једног </w:t>
      </w:r>
      <w:r w:rsidR="000A7D80" w:rsidRPr="00942891">
        <w:rPr>
          <w:lang w:val="sr-Cyrl-RS"/>
        </w:rPr>
        <w:t xml:space="preserve">објекта </w:t>
      </w:r>
      <w:r w:rsidR="000A7D80" w:rsidRPr="00942891">
        <w:rPr>
          <w:i/>
          <w:iCs/>
          <w:lang w:val="sr-Cyrl-RS"/>
        </w:rPr>
        <w:t xml:space="preserve">EnigmaGUI </w:t>
      </w:r>
      <w:r w:rsidR="000A7D80" w:rsidRPr="00942891">
        <w:rPr>
          <w:lang w:val="sr-Cyrl-RS"/>
        </w:rPr>
        <w:t xml:space="preserve">и позива методе </w:t>
      </w:r>
      <w:r w:rsidR="000A7D80" w:rsidRPr="00942891">
        <w:rPr>
          <w:i/>
          <w:iCs/>
          <w:lang w:val="sr-Cyrl-RS"/>
        </w:rPr>
        <w:t xml:space="preserve">run. </w:t>
      </w:r>
      <w:r w:rsidR="003A573E" w:rsidRPr="00942891">
        <w:rPr>
          <w:lang w:val="sr-Cyrl-RS"/>
        </w:rPr>
        <w:t>К</w:t>
      </w:r>
      <w:r w:rsidR="009D4A0F" w:rsidRPr="00942891">
        <w:rPr>
          <w:lang w:val="sr-Cyrl-RS"/>
        </w:rPr>
        <w:t xml:space="preserve">ао завршни моменат </w:t>
      </w:r>
      <w:r w:rsidR="008C5157" w:rsidRPr="00942891">
        <w:rPr>
          <w:lang w:val="sr-Cyrl-RS"/>
        </w:rPr>
        <w:t>рада на симулатору</w:t>
      </w:r>
      <w:r w:rsidR="009D4A0F" w:rsidRPr="00942891">
        <w:rPr>
          <w:lang w:val="sr-Cyrl-RS"/>
        </w:rPr>
        <w:t xml:space="preserve"> искоришћена је библиотека </w:t>
      </w:r>
      <w:r w:rsidR="009D4A0F" w:rsidRPr="00942891">
        <w:rPr>
          <w:i/>
          <w:iCs/>
          <w:lang w:val="sr-Cyrl-RS"/>
        </w:rPr>
        <w:t xml:space="preserve">PyInstaller </w:t>
      </w:r>
      <w:r w:rsidR="009D4A0F" w:rsidRPr="00942891">
        <w:rPr>
          <w:lang w:val="sr-Cyrl-RS"/>
        </w:rPr>
        <w:t>за креирање извршне датотеке</w:t>
      </w:r>
      <w:r w:rsidR="008C5157" w:rsidRPr="00942891">
        <w:rPr>
          <w:lang w:val="sr-Cyrl-RS"/>
        </w:rPr>
        <w:t xml:space="preserve">. </w:t>
      </w:r>
      <w:r w:rsidR="00B03077" w:rsidRPr="00942891">
        <w:rPr>
          <w:lang w:val="sr-Cyrl-RS"/>
        </w:rPr>
        <w:t>Команда за</w:t>
      </w:r>
      <w:r w:rsidR="00C66C7C" w:rsidRPr="00942891">
        <w:rPr>
          <w:lang w:val="sr-Cyrl-RS"/>
        </w:rPr>
        <w:t xml:space="preserve"> њено</w:t>
      </w:r>
      <w:r w:rsidR="00B03077" w:rsidRPr="00942891">
        <w:rPr>
          <w:lang w:val="sr-Cyrl-RS"/>
        </w:rPr>
        <w:t xml:space="preserve"> креирање</w:t>
      </w:r>
      <w:r w:rsidR="00C416AB" w:rsidRPr="00942891">
        <w:rPr>
          <w:lang w:val="sr-Cyrl-RS"/>
        </w:rPr>
        <w:t xml:space="preserve"> </w:t>
      </w:r>
      <w:r w:rsidR="0082754A" w:rsidRPr="00942891">
        <w:rPr>
          <w:lang w:val="sr-Cyrl-RS"/>
        </w:rPr>
        <w:t>гласи:</w:t>
      </w:r>
    </w:p>
    <w:p w14:paraId="3B4D3DDE" w14:textId="77777777" w:rsidR="00E96846" w:rsidRPr="00942891" w:rsidRDefault="00E96846" w:rsidP="00E96846">
      <w:pPr>
        <w:pStyle w:val="Osnovnitekst"/>
        <w:rPr>
          <w:i/>
          <w:iCs/>
          <w:lang w:val="sr-Cyrl-RS"/>
        </w:rPr>
      </w:pPr>
      <w:r w:rsidRPr="00942891">
        <w:rPr>
          <w:i/>
          <w:iCs/>
          <w:lang w:val="sr-Cyrl-RS"/>
        </w:rPr>
        <w:t>pyinstaller --onefile --icon=app.ico --name=EnigmaSimulator main.py</w:t>
      </w:r>
    </w:p>
    <w:p w14:paraId="7B5C7408" w14:textId="0DE3BA06" w:rsidR="0082754A" w:rsidRPr="00942891" w:rsidRDefault="0082754A" w:rsidP="0082754A">
      <w:pPr>
        <w:pStyle w:val="Osnovnitekst"/>
        <w:ind w:firstLine="0"/>
        <w:rPr>
          <w:u w:val="single"/>
          <w:lang w:val="sr-Cyrl-RS"/>
        </w:rPr>
      </w:pPr>
      <w:r w:rsidRPr="00942891">
        <w:rPr>
          <w:lang w:val="sr-Cyrl-RS"/>
        </w:rPr>
        <w:t>где</w:t>
      </w:r>
      <w:r w:rsidR="00A77990" w:rsidRPr="00942891">
        <w:rPr>
          <w:lang w:val="sr-Cyrl-RS"/>
        </w:rPr>
        <w:t xml:space="preserve"> </w:t>
      </w:r>
      <w:r w:rsidR="00A77990" w:rsidRPr="00942891">
        <w:rPr>
          <w:i/>
          <w:iCs/>
          <w:lang w:val="sr-Cyrl-RS"/>
        </w:rPr>
        <w:t xml:space="preserve">–оnefile </w:t>
      </w:r>
      <w:r w:rsidR="005A4EA5" w:rsidRPr="00942891">
        <w:rPr>
          <w:lang w:val="sr-Cyrl-RS"/>
        </w:rPr>
        <w:t>представља опцију за креирање искључив</w:t>
      </w:r>
      <w:r w:rsidR="00544B8A" w:rsidRPr="00942891">
        <w:rPr>
          <w:lang w:val="sr-Cyrl-RS"/>
        </w:rPr>
        <w:t>о</w:t>
      </w:r>
      <w:r w:rsidR="00B93AA2" w:rsidRPr="00942891">
        <w:rPr>
          <w:lang w:val="sr-Cyrl-RS"/>
        </w:rPr>
        <w:t xml:space="preserve"> .</w:t>
      </w:r>
      <w:r w:rsidR="00B93AA2" w:rsidRPr="00942891">
        <w:rPr>
          <w:i/>
          <w:iCs/>
          <w:lang w:val="sr-Cyrl-RS"/>
        </w:rPr>
        <w:t xml:space="preserve">exe </w:t>
      </w:r>
      <w:r w:rsidR="002E28E8" w:rsidRPr="00942891">
        <w:rPr>
          <w:lang w:val="sr-Cyrl-RS"/>
        </w:rPr>
        <w:t xml:space="preserve">датотеке, а </w:t>
      </w:r>
      <w:r w:rsidR="009820A7" w:rsidRPr="00942891">
        <w:rPr>
          <w:i/>
          <w:iCs/>
          <w:lang w:val="sr-Cyrl-RS"/>
        </w:rPr>
        <w:t>–icon=</w:t>
      </w:r>
      <w:r w:rsidR="00E96846" w:rsidRPr="00942891">
        <w:rPr>
          <w:i/>
          <w:iCs/>
          <w:lang w:val="sr-Cyrl-RS"/>
        </w:rPr>
        <w:t>app</w:t>
      </w:r>
      <w:r w:rsidR="009820A7" w:rsidRPr="00942891">
        <w:rPr>
          <w:i/>
          <w:iCs/>
          <w:lang w:val="sr-Cyrl-RS"/>
        </w:rPr>
        <w:t xml:space="preserve">.ico </w:t>
      </w:r>
      <w:r w:rsidR="00E96846" w:rsidRPr="00942891">
        <w:rPr>
          <w:lang w:val="sr-Cyrl-RS"/>
        </w:rPr>
        <w:t xml:space="preserve">и </w:t>
      </w:r>
      <w:r w:rsidR="00E96846" w:rsidRPr="00942891">
        <w:rPr>
          <w:i/>
          <w:iCs/>
          <w:lang w:val="sr-Cyrl-RS"/>
        </w:rPr>
        <w:t xml:space="preserve">--name=EnigmaSimulator </w:t>
      </w:r>
      <w:r w:rsidR="00CF2EF9" w:rsidRPr="00942891">
        <w:rPr>
          <w:lang w:val="sr-Cyrl-RS"/>
        </w:rPr>
        <w:t>представља</w:t>
      </w:r>
      <w:r w:rsidR="00E96846" w:rsidRPr="00942891">
        <w:rPr>
          <w:lang w:val="sr-Cyrl-RS"/>
        </w:rPr>
        <w:t>ју</w:t>
      </w:r>
      <w:r w:rsidR="00CF2EF9" w:rsidRPr="00942891">
        <w:rPr>
          <w:lang w:val="sr-Cyrl-RS"/>
        </w:rPr>
        <w:t xml:space="preserve"> </w:t>
      </w:r>
      <w:r w:rsidR="00FB7F3B" w:rsidRPr="00942891">
        <w:rPr>
          <w:lang w:val="sr-Cyrl-RS"/>
        </w:rPr>
        <w:t xml:space="preserve">опције за </w:t>
      </w:r>
      <w:r w:rsidR="00CF2EF9" w:rsidRPr="00942891">
        <w:rPr>
          <w:lang w:val="sr-Cyrl-RS"/>
        </w:rPr>
        <w:t>одабир</w:t>
      </w:r>
      <w:r w:rsidR="00FB7F3B" w:rsidRPr="00942891">
        <w:rPr>
          <w:lang w:val="sr-Cyrl-RS"/>
        </w:rPr>
        <w:t xml:space="preserve"> иконице и имена датотеке</w:t>
      </w:r>
      <w:r w:rsidR="00AE51C0" w:rsidRPr="00942891">
        <w:rPr>
          <w:lang w:val="sr-Cyrl-RS"/>
        </w:rPr>
        <w:t>.</w:t>
      </w:r>
      <w:r w:rsidR="00AE51C0" w:rsidRPr="00942891">
        <w:rPr>
          <w:u w:val="single"/>
          <w:lang w:val="sr-Cyrl-RS"/>
        </w:rPr>
        <w:t xml:space="preserve"> </w:t>
      </w:r>
    </w:p>
    <w:p w14:paraId="72AFD080" w14:textId="7AAFB66F" w:rsidR="00AE51C0" w:rsidRPr="00942891" w:rsidRDefault="00646337" w:rsidP="00AE51C0">
      <w:pPr>
        <w:pStyle w:val="Osnovnitekst"/>
        <w:rPr>
          <w:lang w:val="sr-Cyrl-RS"/>
        </w:rPr>
      </w:pPr>
      <w:r w:rsidRPr="00942891">
        <w:rPr>
          <w:lang w:val="sr-Cyrl-RS"/>
        </w:rPr>
        <w:t>Овим</w:t>
      </w:r>
      <w:r w:rsidR="00AE51C0" w:rsidRPr="00942891">
        <w:rPr>
          <w:lang w:val="sr-Cyrl-RS"/>
        </w:rPr>
        <w:t xml:space="preserve"> је завршен опис </w:t>
      </w:r>
      <w:r w:rsidR="004346DF" w:rsidRPr="00942891">
        <w:rPr>
          <w:lang w:val="sr-Cyrl-RS"/>
        </w:rPr>
        <w:t xml:space="preserve">целокупног система који описује рад Енигма симулатора. У наредном поглављу </w:t>
      </w:r>
      <w:r w:rsidR="006E106A" w:rsidRPr="00942891">
        <w:rPr>
          <w:lang w:val="sr-Cyrl-RS"/>
        </w:rPr>
        <w:t xml:space="preserve">биће приказано тестирање </w:t>
      </w:r>
      <w:r w:rsidR="00F478A3" w:rsidRPr="00942891">
        <w:rPr>
          <w:lang w:val="sr-Cyrl-RS"/>
        </w:rPr>
        <w:t>система</w:t>
      </w:r>
      <w:r w:rsidR="006E106A" w:rsidRPr="00942891">
        <w:rPr>
          <w:lang w:val="sr-Cyrl-RS"/>
        </w:rPr>
        <w:t>.</w:t>
      </w:r>
      <w:r w:rsidR="00F478A3" w:rsidRPr="00942891">
        <w:rPr>
          <w:lang w:val="sr-Cyrl-RS"/>
        </w:rPr>
        <w:t xml:space="preserve"> Кроз </w:t>
      </w:r>
      <w:r w:rsidR="00B95950" w:rsidRPr="00942891">
        <w:rPr>
          <w:lang w:val="sr-Cyrl-RS"/>
        </w:rPr>
        <w:t xml:space="preserve">примере </w:t>
      </w:r>
      <w:r w:rsidR="00993EBB" w:rsidRPr="00942891">
        <w:rPr>
          <w:lang w:val="sr-Cyrl-RS"/>
        </w:rPr>
        <w:t xml:space="preserve">шифровања историјских порука, биће проверен рад сваке од имплементираних </w:t>
      </w:r>
      <w:r w:rsidR="0063420F" w:rsidRPr="00942891">
        <w:rPr>
          <w:lang w:val="sr-Cyrl-RS"/>
        </w:rPr>
        <w:t>компоненти.</w:t>
      </w:r>
    </w:p>
    <w:p w14:paraId="6B584286" w14:textId="1BA6C44B" w:rsidR="001B0666" w:rsidRPr="00942891" w:rsidRDefault="00B830BC" w:rsidP="00B830BC">
      <w:pPr>
        <w:pStyle w:val="Inivonaslova-Poglavlje"/>
        <w:rPr>
          <w:lang w:val="sr-Cyrl-RS"/>
        </w:rPr>
      </w:pPr>
      <w:r w:rsidRPr="00942891">
        <w:rPr>
          <w:lang w:val="sr-Cyrl-RS"/>
        </w:rPr>
        <w:lastRenderedPageBreak/>
        <w:t xml:space="preserve"> </w:t>
      </w:r>
      <w:bookmarkStart w:id="62" w:name="_Toc212025140"/>
      <w:r w:rsidRPr="00942891">
        <w:rPr>
          <w:lang w:val="sr-Cyrl-RS"/>
        </w:rPr>
        <w:t>Тестирање функционалности и валидација резултата</w:t>
      </w:r>
      <w:bookmarkEnd w:id="62"/>
    </w:p>
    <w:p w14:paraId="44392584" w14:textId="5777CEA6" w:rsidR="00E379C0" w:rsidRPr="00942891" w:rsidRDefault="00AC56B1" w:rsidP="00E379C0">
      <w:pPr>
        <w:pStyle w:val="Osnovnitekst"/>
        <w:rPr>
          <w:lang w:val="sr-Cyrl-RS"/>
        </w:rPr>
      </w:pPr>
      <w:r w:rsidRPr="00942891">
        <w:rPr>
          <w:lang w:val="sr-Cyrl-RS"/>
        </w:rPr>
        <w:t xml:space="preserve">Да би </w:t>
      </w:r>
      <w:r w:rsidR="00123E71" w:rsidRPr="00942891">
        <w:rPr>
          <w:lang w:val="sr-Cyrl-RS"/>
        </w:rPr>
        <w:t xml:space="preserve">симулатор </w:t>
      </w:r>
      <w:r w:rsidR="00987AC2" w:rsidRPr="00942891">
        <w:rPr>
          <w:lang w:val="sr-Cyrl-RS"/>
        </w:rPr>
        <w:t>био потпун</w:t>
      </w:r>
      <w:r w:rsidRPr="00942891">
        <w:rPr>
          <w:lang w:val="sr-Cyrl-RS"/>
        </w:rPr>
        <w:t xml:space="preserve">, неопходно је </w:t>
      </w:r>
      <w:r w:rsidR="00987AC2" w:rsidRPr="00942891">
        <w:rPr>
          <w:lang w:val="sr-Cyrl-RS"/>
        </w:rPr>
        <w:t>уверити се</w:t>
      </w:r>
      <w:r w:rsidRPr="00942891">
        <w:rPr>
          <w:lang w:val="sr-Cyrl-RS"/>
        </w:rPr>
        <w:t xml:space="preserve"> да веродостојно имитира </w:t>
      </w:r>
      <w:r w:rsidR="000E2F5F" w:rsidRPr="00942891">
        <w:rPr>
          <w:lang w:val="sr-Cyrl-RS"/>
        </w:rPr>
        <w:t>рад Енигма машине.</w:t>
      </w:r>
      <w:r w:rsidR="00414DF2" w:rsidRPr="00942891">
        <w:rPr>
          <w:lang w:val="sr-Cyrl-RS"/>
        </w:rPr>
        <w:t xml:space="preserve"> Ово поглавље се фокусира на </w:t>
      </w:r>
      <w:r w:rsidR="009854FB" w:rsidRPr="00942891">
        <w:rPr>
          <w:lang w:val="sr-Cyrl-RS"/>
        </w:rPr>
        <w:t>функционалност симулатора и валидност његових резултата</w:t>
      </w:r>
      <w:r w:rsidR="000E2F5F" w:rsidRPr="00942891">
        <w:rPr>
          <w:lang w:val="sr-Cyrl-RS"/>
        </w:rPr>
        <w:t xml:space="preserve">. </w:t>
      </w:r>
      <w:r w:rsidR="006F462F" w:rsidRPr="00942891">
        <w:rPr>
          <w:lang w:val="sr-Cyrl-RS"/>
        </w:rPr>
        <w:t xml:space="preserve">Тиме ће бити потврђена </w:t>
      </w:r>
      <w:r w:rsidR="005B79F9" w:rsidRPr="00942891">
        <w:rPr>
          <w:lang w:val="sr-Cyrl-RS"/>
        </w:rPr>
        <w:t>исправност симулатора</w:t>
      </w:r>
      <w:r w:rsidR="00B754D4" w:rsidRPr="00942891">
        <w:rPr>
          <w:lang w:val="sr-Cyrl-RS"/>
        </w:rPr>
        <w:t>.</w:t>
      </w:r>
      <w:r w:rsidR="00562BAF" w:rsidRPr="00942891">
        <w:rPr>
          <w:lang w:val="sr-Cyrl-RS"/>
        </w:rPr>
        <w:t xml:space="preserve"> За </w:t>
      </w:r>
      <w:r w:rsidR="00754081" w:rsidRPr="00942891">
        <w:rPr>
          <w:lang w:val="sr-Cyrl-RS"/>
        </w:rPr>
        <w:t xml:space="preserve">упоређивање са осталим релевантним изворима биће коришћен јавно доступан Енигма </w:t>
      </w:r>
      <w:r w:rsidR="00970EEB" w:rsidRPr="00942891">
        <w:rPr>
          <w:lang w:val="sr-Cyrl-RS"/>
        </w:rPr>
        <w:t>e</w:t>
      </w:r>
      <w:r w:rsidR="00754081" w:rsidRPr="00942891">
        <w:rPr>
          <w:lang w:val="sr-Cyrl-RS"/>
        </w:rPr>
        <w:t>мулатор</w:t>
      </w:r>
      <w:r w:rsidR="003A6841" w:rsidRPr="00942891">
        <w:rPr>
          <w:lang w:val="sr-Cyrl-RS"/>
        </w:rPr>
        <w:t xml:space="preserve"> </w:t>
      </w:r>
      <w:r w:rsidR="00EF65D4" w:rsidRPr="00942891">
        <w:rPr>
          <w:lang w:val="sr-Cyrl-RS"/>
        </w:rPr>
        <w:t xml:space="preserve">креиран од стране </w:t>
      </w:r>
      <w:r w:rsidR="008C18FB" w:rsidRPr="00942891">
        <w:rPr>
          <w:i/>
          <w:iCs/>
          <w:lang w:val="sr-Cyrl-RS"/>
        </w:rPr>
        <w:t>101computing.net.</w:t>
      </w:r>
      <w:r w:rsidR="00CF49EF" w:rsidRPr="00942891">
        <w:rPr>
          <w:lang w:val="sr-Cyrl-RS"/>
        </w:rPr>
        <w:t>[1</w:t>
      </w:r>
      <w:r w:rsidR="00FB69E6">
        <w:rPr>
          <w:lang w:val="sr-Cyrl-RS"/>
        </w:rPr>
        <w:t>5</w:t>
      </w:r>
      <w:r w:rsidR="00CF49EF" w:rsidRPr="00942891">
        <w:rPr>
          <w:lang w:val="sr-Cyrl-RS"/>
        </w:rPr>
        <w:t>]</w:t>
      </w:r>
      <w:r w:rsidR="00B24588" w:rsidRPr="00942891">
        <w:rPr>
          <w:lang w:val="sr-Cyrl-RS"/>
        </w:rPr>
        <w:t xml:space="preserve"> </w:t>
      </w:r>
    </w:p>
    <w:p w14:paraId="5AC3D1FE" w14:textId="47FF10F4" w:rsidR="005B79F9" w:rsidRPr="00942891" w:rsidRDefault="005B79F9" w:rsidP="005B79F9">
      <w:pPr>
        <w:pStyle w:val="IInivonaslova-Potpoglavlje"/>
        <w:rPr>
          <w:lang w:val="sr-Cyrl-RS"/>
        </w:rPr>
      </w:pPr>
      <w:bookmarkStart w:id="63" w:name="_Toc212025141"/>
      <w:r w:rsidRPr="00942891">
        <w:rPr>
          <w:lang w:val="sr-Cyrl-RS"/>
        </w:rPr>
        <w:t>Тестирање логике шифровања</w:t>
      </w:r>
      <w:bookmarkEnd w:id="63"/>
    </w:p>
    <w:p w14:paraId="18668C69" w14:textId="644484B5" w:rsidR="005B79F9" w:rsidRPr="00942891" w:rsidRDefault="002B5CB7" w:rsidP="005B79F9">
      <w:pPr>
        <w:pStyle w:val="Osnovnitekst"/>
        <w:rPr>
          <w:lang w:val="sr-Cyrl-RS"/>
        </w:rPr>
      </w:pPr>
      <w:r w:rsidRPr="00942891">
        <w:rPr>
          <w:lang w:val="sr-Cyrl-RS"/>
        </w:rPr>
        <w:t xml:space="preserve">У табели 7.1.1. </w:t>
      </w:r>
      <w:r w:rsidR="003673D1" w:rsidRPr="00942891">
        <w:rPr>
          <w:lang w:val="sr-Cyrl-RS"/>
        </w:rPr>
        <w:t>дате су конфигурације свих 8 ротора</w:t>
      </w:r>
      <w:r w:rsidR="00A15ED8" w:rsidRPr="00942891">
        <w:rPr>
          <w:lang w:val="sr-Cyrl-RS"/>
        </w:rPr>
        <w:t xml:space="preserve">, ЕТW диска и 3 рефлектора. </w:t>
      </w:r>
      <w:r w:rsidR="00E92D45" w:rsidRPr="00942891">
        <w:rPr>
          <w:lang w:val="sr-Cyrl-RS"/>
        </w:rPr>
        <w:t>Ове конфигурације су коришћене на моделим</w:t>
      </w:r>
      <w:r w:rsidR="00FD6F59" w:rsidRPr="00942891">
        <w:rPr>
          <w:lang w:val="sr-Cyrl-RS"/>
        </w:rPr>
        <w:t>а М1, М2 (укључују само првих 5 ротора) и М3 (укључује и роторе VI, VII, VIII)</w:t>
      </w:r>
      <w:r w:rsidR="003E5B75" w:rsidRPr="00942891">
        <w:rPr>
          <w:lang w:val="sr-Cyrl-RS"/>
        </w:rPr>
        <w:t xml:space="preserve"> и коришћене су за потребе симулатора</w:t>
      </w:r>
      <w:r w:rsidR="00EA18B4" w:rsidRPr="00942891">
        <w:rPr>
          <w:lang w:val="sr-Cyrl-RS"/>
        </w:rPr>
        <w:t>. [1</w:t>
      </w:r>
      <w:r w:rsidR="00FB69E6">
        <w:rPr>
          <w:lang w:val="sr-Cyrl-RS"/>
        </w:rPr>
        <w:t>6</w:t>
      </w:r>
      <w:r w:rsidR="00EA18B4" w:rsidRPr="00942891">
        <w:rPr>
          <w:lang w:val="sr-Cyrl-RS"/>
        </w:rPr>
        <w:t>]</w:t>
      </w:r>
    </w:p>
    <w:p w14:paraId="47CA3281" w14:textId="32E75181" w:rsidR="003E5B75" w:rsidRPr="00942891" w:rsidRDefault="003E5B75" w:rsidP="003E5B75">
      <w:pPr>
        <w:pStyle w:val="Oznakatabele"/>
        <w:rPr>
          <w:lang w:val="sr-Cyrl-RS"/>
        </w:rPr>
      </w:pPr>
      <w:bookmarkStart w:id="64" w:name="_Toc212401200"/>
      <w:r w:rsidRPr="00942891">
        <w:rPr>
          <w:lang w:val="sr-Cyrl-RS"/>
        </w:rPr>
        <w:t xml:space="preserve">Табела 7.1.1. Конфигурације ротора, рефлектора и </w:t>
      </w:r>
      <w:r w:rsidR="00A715D8" w:rsidRPr="00942891">
        <w:rPr>
          <w:lang w:val="sr-Cyrl-RS"/>
        </w:rPr>
        <w:t>ETW диска</w:t>
      </w:r>
      <w:r w:rsidR="009E2A62" w:rsidRPr="00942891">
        <w:rPr>
          <w:lang w:val="sr-Cyrl-RS"/>
        </w:rPr>
        <w:t xml:space="preserve"> [1</w:t>
      </w:r>
      <w:r w:rsidR="00FB69E6">
        <w:rPr>
          <w:lang w:val="sr-Cyrl-RS"/>
        </w:rPr>
        <w:t>6</w:t>
      </w:r>
      <w:r w:rsidR="009E2A62" w:rsidRPr="00942891">
        <w:rPr>
          <w:lang w:val="sr-Cyrl-RS"/>
        </w:rPr>
        <w:t>]</w:t>
      </w:r>
      <w:bookmarkEnd w:id="64"/>
    </w:p>
    <w:tbl>
      <w:tblPr>
        <w:tblStyle w:val="TableGrid"/>
        <w:tblW w:w="0" w:type="auto"/>
        <w:jc w:val="center"/>
        <w:tblLook w:val="04A0" w:firstRow="1" w:lastRow="0" w:firstColumn="1" w:lastColumn="0" w:noHBand="0" w:noVBand="1"/>
      </w:tblPr>
      <w:tblGrid>
        <w:gridCol w:w="2070"/>
        <w:gridCol w:w="4770"/>
        <w:gridCol w:w="1989"/>
      </w:tblGrid>
      <w:tr w:rsidR="00084605" w:rsidRPr="00942891" w14:paraId="032BC512" w14:textId="77777777" w:rsidTr="00290CF2">
        <w:trPr>
          <w:jc w:val="center"/>
        </w:trPr>
        <w:tc>
          <w:tcPr>
            <w:tcW w:w="2070" w:type="dxa"/>
            <w:tcBorders>
              <w:top w:val="thinThickSmallGap" w:sz="24" w:space="0" w:color="auto"/>
              <w:bottom w:val="single" w:sz="12" w:space="0" w:color="auto"/>
            </w:tcBorders>
            <w:shd w:val="clear" w:color="auto" w:fill="E6E6E6"/>
          </w:tcPr>
          <w:p w14:paraId="5D29629C" w14:textId="2AFC9B4A" w:rsidR="00084605" w:rsidRPr="00942891" w:rsidRDefault="00084605" w:rsidP="005B4188">
            <w:pPr>
              <w:pStyle w:val="SlikeTabele"/>
              <w:rPr>
                <w:b/>
                <w:bCs/>
                <w:lang w:val="sr-Cyrl-RS"/>
              </w:rPr>
            </w:pPr>
            <w:r w:rsidRPr="00942891">
              <w:rPr>
                <w:b/>
                <w:bCs/>
                <w:lang w:val="sr-Cyrl-RS"/>
              </w:rPr>
              <w:t>РОТОР</w:t>
            </w:r>
          </w:p>
        </w:tc>
        <w:tc>
          <w:tcPr>
            <w:tcW w:w="4770" w:type="dxa"/>
            <w:tcBorders>
              <w:top w:val="thinThickSmallGap" w:sz="24" w:space="0" w:color="000000"/>
              <w:bottom w:val="single" w:sz="12" w:space="0" w:color="auto"/>
            </w:tcBorders>
            <w:shd w:val="clear" w:color="auto" w:fill="E6E6E6"/>
          </w:tcPr>
          <w:p w14:paraId="17B8E778" w14:textId="48AE955B" w:rsidR="00084605" w:rsidRPr="00942891" w:rsidRDefault="00BF0FEA" w:rsidP="005B4188">
            <w:pPr>
              <w:pStyle w:val="SlikeTabele"/>
              <w:rPr>
                <w:b/>
                <w:bCs/>
                <w:lang w:val="sr-Cyrl-RS"/>
              </w:rPr>
            </w:pPr>
            <w:r>
              <w:rPr>
                <w:b/>
                <w:bCs/>
                <w:lang w:val="sr-Cyrl-RS"/>
              </w:rPr>
              <w:t>АЛФАБЕТ</w:t>
            </w:r>
          </w:p>
        </w:tc>
        <w:tc>
          <w:tcPr>
            <w:tcW w:w="1989" w:type="dxa"/>
            <w:tcBorders>
              <w:top w:val="thinThickSmallGap" w:sz="24" w:space="0" w:color="000000"/>
              <w:bottom w:val="single" w:sz="12" w:space="0" w:color="auto"/>
            </w:tcBorders>
            <w:shd w:val="clear" w:color="auto" w:fill="E6E6E6"/>
          </w:tcPr>
          <w:p w14:paraId="2B94B68B" w14:textId="4EEE6842" w:rsidR="00084605" w:rsidRPr="00942891" w:rsidRDefault="00084605" w:rsidP="005B4188">
            <w:pPr>
              <w:pStyle w:val="SlikeTabele"/>
              <w:rPr>
                <w:b/>
                <w:bCs/>
                <w:i/>
                <w:iCs/>
                <w:lang w:val="sr-Cyrl-RS"/>
              </w:rPr>
            </w:pPr>
            <w:r w:rsidRPr="00942891">
              <w:rPr>
                <w:b/>
                <w:bCs/>
                <w:i/>
                <w:iCs/>
                <w:lang w:val="sr-Cyrl-RS"/>
              </w:rPr>
              <w:t xml:space="preserve">NOTCH </w:t>
            </w:r>
            <w:r w:rsidRPr="00942891">
              <w:rPr>
                <w:b/>
                <w:bCs/>
                <w:lang w:val="sr-Cyrl-RS"/>
              </w:rPr>
              <w:t>ПОЗИЦИЈА</w:t>
            </w:r>
          </w:p>
        </w:tc>
      </w:tr>
      <w:tr w:rsidR="00084605" w:rsidRPr="00942891" w14:paraId="1C8D986B" w14:textId="77777777" w:rsidTr="00290CF2">
        <w:trPr>
          <w:jc w:val="center"/>
        </w:trPr>
        <w:tc>
          <w:tcPr>
            <w:tcW w:w="2070" w:type="dxa"/>
            <w:tcBorders>
              <w:top w:val="single" w:sz="12" w:space="0" w:color="auto"/>
            </w:tcBorders>
          </w:tcPr>
          <w:p w14:paraId="4133FD75" w14:textId="7745D65A" w:rsidR="00084605" w:rsidRPr="00942891" w:rsidRDefault="00084605" w:rsidP="00A715D8">
            <w:pPr>
              <w:pStyle w:val="Osnovnitekst"/>
              <w:ind w:firstLine="0"/>
              <w:jc w:val="center"/>
              <w:rPr>
                <w:i/>
                <w:iCs/>
                <w:lang w:val="sr-Cyrl-RS"/>
              </w:rPr>
            </w:pPr>
            <w:r w:rsidRPr="00942891">
              <w:rPr>
                <w:i/>
                <w:iCs/>
                <w:lang w:val="sr-Cyrl-RS"/>
              </w:rPr>
              <w:t>ETW</w:t>
            </w:r>
          </w:p>
        </w:tc>
        <w:tc>
          <w:tcPr>
            <w:tcW w:w="4770" w:type="dxa"/>
            <w:tcBorders>
              <w:top w:val="single" w:sz="12" w:space="0" w:color="auto"/>
            </w:tcBorders>
          </w:tcPr>
          <w:p w14:paraId="028F5B02" w14:textId="2DD1282B" w:rsidR="00084605" w:rsidRPr="00942891" w:rsidRDefault="0023193B" w:rsidP="00A715D8">
            <w:pPr>
              <w:pStyle w:val="Osnovnitekst"/>
              <w:ind w:firstLine="0"/>
              <w:jc w:val="center"/>
              <w:rPr>
                <w:i/>
                <w:iCs/>
                <w:lang w:val="sr-Cyrl-RS"/>
              </w:rPr>
            </w:pPr>
            <w:r w:rsidRPr="00942891">
              <w:rPr>
                <w:i/>
                <w:iCs/>
                <w:lang w:val="sr-Cyrl-RS"/>
              </w:rPr>
              <w:t>ABCDEFGHIJKLMNOPQRSTUVWXYZ</w:t>
            </w:r>
          </w:p>
        </w:tc>
        <w:tc>
          <w:tcPr>
            <w:tcW w:w="1989" w:type="dxa"/>
            <w:tcBorders>
              <w:top w:val="single" w:sz="12" w:space="0" w:color="auto"/>
            </w:tcBorders>
          </w:tcPr>
          <w:p w14:paraId="50A31C9D" w14:textId="77777777" w:rsidR="00084605" w:rsidRPr="00942891" w:rsidRDefault="00084605" w:rsidP="00A715D8">
            <w:pPr>
              <w:pStyle w:val="Osnovnitekst"/>
              <w:ind w:firstLine="0"/>
              <w:jc w:val="center"/>
              <w:rPr>
                <w:i/>
                <w:iCs/>
                <w:lang w:val="sr-Cyrl-RS"/>
              </w:rPr>
            </w:pPr>
          </w:p>
        </w:tc>
      </w:tr>
      <w:tr w:rsidR="00084605" w:rsidRPr="00942891" w14:paraId="60DDEE63" w14:textId="77777777" w:rsidTr="00290CF2">
        <w:trPr>
          <w:jc w:val="center"/>
        </w:trPr>
        <w:tc>
          <w:tcPr>
            <w:tcW w:w="2070" w:type="dxa"/>
          </w:tcPr>
          <w:p w14:paraId="7F1D0221" w14:textId="57CE852F" w:rsidR="00084605" w:rsidRPr="00942891" w:rsidRDefault="0023193B" w:rsidP="00A715D8">
            <w:pPr>
              <w:pStyle w:val="Osnovnitekst"/>
              <w:ind w:firstLine="0"/>
              <w:jc w:val="center"/>
              <w:rPr>
                <w:i/>
                <w:iCs/>
                <w:lang w:val="sr-Cyrl-RS"/>
              </w:rPr>
            </w:pPr>
            <w:r w:rsidRPr="00942891">
              <w:rPr>
                <w:i/>
                <w:iCs/>
                <w:lang w:val="sr-Cyrl-RS"/>
              </w:rPr>
              <w:t>I</w:t>
            </w:r>
          </w:p>
        </w:tc>
        <w:tc>
          <w:tcPr>
            <w:tcW w:w="4770" w:type="dxa"/>
          </w:tcPr>
          <w:p w14:paraId="16E7B436" w14:textId="18E242B8" w:rsidR="00084605" w:rsidRPr="00942891" w:rsidRDefault="0023193B" w:rsidP="00A715D8">
            <w:pPr>
              <w:pStyle w:val="Osnovnitekst"/>
              <w:ind w:firstLine="0"/>
              <w:jc w:val="center"/>
              <w:rPr>
                <w:i/>
                <w:iCs/>
                <w:lang w:val="sr-Cyrl-RS"/>
              </w:rPr>
            </w:pPr>
            <w:r w:rsidRPr="00942891">
              <w:rPr>
                <w:i/>
                <w:iCs/>
                <w:lang w:val="sr-Cyrl-RS"/>
              </w:rPr>
              <w:t>EKMFLGDQVZNTOWYHXUSPAIBRCJ</w:t>
            </w:r>
          </w:p>
        </w:tc>
        <w:tc>
          <w:tcPr>
            <w:tcW w:w="1989" w:type="dxa"/>
          </w:tcPr>
          <w:p w14:paraId="51F937C9" w14:textId="1E0B3942" w:rsidR="00084605" w:rsidRPr="00942891" w:rsidRDefault="0023193B" w:rsidP="00A715D8">
            <w:pPr>
              <w:pStyle w:val="Osnovnitekst"/>
              <w:ind w:firstLine="0"/>
              <w:jc w:val="center"/>
              <w:rPr>
                <w:i/>
                <w:iCs/>
                <w:lang w:val="sr-Cyrl-RS"/>
              </w:rPr>
            </w:pPr>
            <w:r w:rsidRPr="00942891">
              <w:rPr>
                <w:i/>
                <w:iCs/>
                <w:lang w:val="sr-Cyrl-RS"/>
              </w:rPr>
              <w:t>Q</w:t>
            </w:r>
          </w:p>
        </w:tc>
      </w:tr>
      <w:tr w:rsidR="00084605" w:rsidRPr="00942891" w14:paraId="28487F5F" w14:textId="77777777" w:rsidTr="00290CF2">
        <w:trPr>
          <w:jc w:val="center"/>
        </w:trPr>
        <w:tc>
          <w:tcPr>
            <w:tcW w:w="2070" w:type="dxa"/>
          </w:tcPr>
          <w:p w14:paraId="3D0F3A09" w14:textId="36CC6B58" w:rsidR="00084605" w:rsidRPr="00942891" w:rsidRDefault="0023193B" w:rsidP="00A715D8">
            <w:pPr>
              <w:pStyle w:val="Osnovnitekst"/>
              <w:ind w:firstLine="0"/>
              <w:jc w:val="center"/>
              <w:rPr>
                <w:i/>
                <w:iCs/>
                <w:lang w:val="sr-Cyrl-RS"/>
              </w:rPr>
            </w:pPr>
            <w:r w:rsidRPr="00942891">
              <w:rPr>
                <w:i/>
                <w:iCs/>
                <w:lang w:val="sr-Cyrl-RS"/>
              </w:rPr>
              <w:t>II</w:t>
            </w:r>
          </w:p>
        </w:tc>
        <w:tc>
          <w:tcPr>
            <w:tcW w:w="4770" w:type="dxa"/>
          </w:tcPr>
          <w:p w14:paraId="0C323E98" w14:textId="18BE296E" w:rsidR="00084605" w:rsidRPr="00942891" w:rsidRDefault="00181985" w:rsidP="00A715D8">
            <w:pPr>
              <w:pStyle w:val="Osnovnitekst"/>
              <w:ind w:firstLine="0"/>
              <w:jc w:val="center"/>
              <w:rPr>
                <w:i/>
                <w:iCs/>
                <w:lang w:val="sr-Cyrl-RS"/>
              </w:rPr>
            </w:pPr>
            <w:r w:rsidRPr="00942891">
              <w:rPr>
                <w:i/>
                <w:iCs/>
                <w:lang w:val="sr-Cyrl-RS"/>
              </w:rPr>
              <w:t>AJDKSIRUXBLHWTMCQGZNPYFVOE</w:t>
            </w:r>
          </w:p>
        </w:tc>
        <w:tc>
          <w:tcPr>
            <w:tcW w:w="1989" w:type="dxa"/>
          </w:tcPr>
          <w:p w14:paraId="7E980017" w14:textId="5B3EDD1E" w:rsidR="00084605" w:rsidRPr="00942891" w:rsidRDefault="0023193B" w:rsidP="00A715D8">
            <w:pPr>
              <w:pStyle w:val="Osnovnitekst"/>
              <w:ind w:firstLine="0"/>
              <w:jc w:val="center"/>
              <w:rPr>
                <w:i/>
                <w:iCs/>
                <w:lang w:val="sr-Cyrl-RS"/>
              </w:rPr>
            </w:pPr>
            <w:r w:rsidRPr="00942891">
              <w:rPr>
                <w:i/>
                <w:iCs/>
                <w:lang w:val="sr-Cyrl-RS"/>
              </w:rPr>
              <w:t>E</w:t>
            </w:r>
          </w:p>
        </w:tc>
      </w:tr>
      <w:tr w:rsidR="00084605" w:rsidRPr="00942891" w14:paraId="1EF9E956" w14:textId="77777777" w:rsidTr="00290CF2">
        <w:trPr>
          <w:jc w:val="center"/>
        </w:trPr>
        <w:tc>
          <w:tcPr>
            <w:tcW w:w="2070" w:type="dxa"/>
          </w:tcPr>
          <w:p w14:paraId="004B33A9" w14:textId="5865A003" w:rsidR="00084605" w:rsidRPr="00942891" w:rsidRDefault="0023193B" w:rsidP="00A715D8">
            <w:pPr>
              <w:pStyle w:val="Osnovnitekst"/>
              <w:ind w:firstLine="0"/>
              <w:jc w:val="center"/>
              <w:rPr>
                <w:i/>
                <w:iCs/>
                <w:lang w:val="sr-Cyrl-RS"/>
              </w:rPr>
            </w:pPr>
            <w:r w:rsidRPr="00942891">
              <w:rPr>
                <w:i/>
                <w:iCs/>
                <w:lang w:val="sr-Cyrl-RS"/>
              </w:rPr>
              <w:t>III</w:t>
            </w:r>
          </w:p>
        </w:tc>
        <w:tc>
          <w:tcPr>
            <w:tcW w:w="4770" w:type="dxa"/>
          </w:tcPr>
          <w:p w14:paraId="60098D32" w14:textId="10D8C59A" w:rsidR="00084605" w:rsidRPr="00942891" w:rsidRDefault="00181985" w:rsidP="00A715D8">
            <w:pPr>
              <w:pStyle w:val="Osnovnitekst"/>
              <w:ind w:firstLine="0"/>
              <w:jc w:val="center"/>
              <w:rPr>
                <w:i/>
                <w:iCs/>
                <w:lang w:val="sr-Cyrl-RS"/>
              </w:rPr>
            </w:pPr>
            <w:r w:rsidRPr="00942891">
              <w:rPr>
                <w:i/>
                <w:iCs/>
                <w:lang w:val="sr-Cyrl-RS"/>
              </w:rPr>
              <w:t>BDFHJLCPRTXVZNYEIWGAKMUSQO</w:t>
            </w:r>
          </w:p>
        </w:tc>
        <w:tc>
          <w:tcPr>
            <w:tcW w:w="1989" w:type="dxa"/>
          </w:tcPr>
          <w:p w14:paraId="697A96D9" w14:textId="4DB86B21" w:rsidR="00084605" w:rsidRPr="00942891" w:rsidRDefault="0023193B" w:rsidP="00A715D8">
            <w:pPr>
              <w:pStyle w:val="Osnovnitekst"/>
              <w:ind w:firstLine="0"/>
              <w:jc w:val="center"/>
              <w:rPr>
                <w:i/>
                <w:iCs/>
                <w:lang w:val="sr-Cyrl-RS"/>
              </w:rPr>
            </w:pPr>
            <w:r w:rsidRPr="00942891">
              <w:rPr>
                <w:i/>
                <w:iCs/>
                <w:lang w:val="sr-Cyrl-RS"/>
              </w:rPr>
              <w:t>V</w:t>
            </w:r>
          </w:p>
        </w:tc>
      </w:tr>
      <w:tr w:rsidR="00084605" w:rsidRPr="00942891" w14:paraId="5DCE984B" w14:textId="77777777" w:rsidTr="00290CF2">
        <w:trPr>
          <w:jc w:val="center"/>
        </w:trPr>
        <w:tc>
          <w:tcPr>
            <w:tcW w:w="2070" w:type="dxa"/>
          </w:tcPr>
          <w:p w14:paraId="74794E4C" w14:textId="1905DC5E" w:rsidR="00084605" w:rsidRPr="00942891" w:rsidRDefault="0023193B" w:rsidP="00A715D8">
            <w:pPr>
              <w:pStyle w:val="Osnovnitekst"/>
              <w:ind w:firstLine="0"/>
              <w:jc w:val="center"/>
              <w:rPr>
                <w:i/>
                <w:iCs/>
                <w:lang w:val="sr-Cyrl-RS"/>
              </w:rPr>
            </w:pPr>
            <w:r w:rsidRPr="00942891">
              <w:rPr>
                <w:i/>
                <w:iCs/>
                <w:lang w:val="sr-Cyrl-RS"/>
              </w:rPr>
              <w:t>IV</w:t>
            </w:r>
          </w:p>
        </w:tc>
        <w:tc>
          <w:tcPr>
            <w:tcW w:w="4770" w:type="dxa"/>
          </w:tcPr>
          <w:p w14:paraId="6CBDB371" w14:textId="5E4F7C9C" w:rsidR="00084605" w:rsidRPr="00942891" w:rsidRDefault="00181985" w:rsidP="00A715D8">
            <w:pPr>
              <w:pStyle w:val="Osnovnitekst"/>
              <w:ind w:firstLine="0"/>
              <w:jc w:val="center"/>
              <w:rPr>
                <w:i/>
                <w:iCs/>
                <w:lang w:val="sr-Cyrl-RS"/>
              </w:rPr>
            </w:pPr>
            <w:r w:rsidRPr="00942891">
              <w:rPr>
                <w:i/>
                <w:iCs/>
                <w:lang w:val="sr-Cyrl-RS"/>
              </w:rPr>
              <w:t>BDFHJLCPRTXVZNYEIWGAKMUSQO</w:t>
            </w:r>
          </w:p>
        </w:tc>
        <w:tc>
          <w:tcPr>
            <w:tcW w:w="1989" w:type="dxa"/>
          </w:tcPr>
          <w:p w14:paraId="4499DD60" w14:textId="3E74BE7F" w:rsidR="00084605" w:rsidRPr="00942891" w:rsidRDefault="002967E6" w:rsidP="00A715D8">
            <w:pPr>
              <w:pStyle w:val="Osnovnitekst"/>
              <w:ind w:firstLine="0"/>
              <w:jc w:val="center"/>
              <w:rPr>
                <w:i/>
                <w:iCs/>
                <w:lang w:val="sr-Cyrl-RS"/>
              </w:rPr>
            </w:pPr>
            <w:r w:rsidRPr="00942891">
              <w:rPr>
                <w:i/>
                <w:iCs/>
                <w:lang w:val="sr-Cyrl-RS"/>
              </w:rPr>
              <w:t>J</w:t>
            </w:r>
          </w:p>
        </w:tc>
      </w:tr>
      <w:tr w:rsidR="00084605" w:rsidRPr="00942891" w14:paraId="73ECBD9C" w14:textId="77777777" w:rsidTr="00290CF2">
        <w:trPr>
          <w:jc w:val="center"/>
        </w:trPr>
        <w:tc>
          <w:tcPr>
            <w:tcW w:w="2070" w:type="dxa"/>
          </w:tcPr>
          <w:p w14:paraId="59B56F14" w14:textId="1FBCD492" w:rsidR="00084605" w:rsidRPr="00942891" w:rsidRDefault="002967E6" w:rsidP="00A715D8">
            <w:pPr>
              <w:pStyle w:val="Osnovnitekst"/>
              <w:ind w:firstLine="0"/>
              <w:jc w:val="center"/>
              <w:rPr>
                <w:i/>
                <w:iCs/>
                <w:lang w:val="sr-Cyrl-RS"/>
              </w:rPr>
            </w:pPr>
            <w:r w:rsidRPr="00942891">
              <w:rPr>
                <w:i/>
                <w:iCs/>
                <w:lang w:val="sr-Cyrl-RS"/>
              </w:rPr>
              <w:t>V</w:t>
            </w:r>
          </w:p>
        </w:tc>
        <w:tc>
          <w:tcPr>
            <w:tcW w:w="4770" w:type="dxa"/>
          </w:tcPr>
          <w:p w14:paraId="20733972" w14:textId="4F6D4749" w:rsidR="00084605" w:rsidRPr="00942891" w:rsidRDefault="00181985" w:rsidP="00A715D8">
            <w:pPr>
              <w:pStyle w:val="Osnovnitekst"/>
              <w:ind w:firstLine="0"/>
              <w:jc w:val="center"/>
              <w:rPr>
                <w:i/>
                <w:iCs/>
                <w:lang w:val="sr-Cyrl-RS"/>
              </w:rPr>
            </w:pPr>
            <w:r w:rsidRPr="00942891">
              <w:rPr>
                <w:i/>
                <w:iCs/>
                <w:lang w:val="sr-Cyrl-RS"/>
              </w:rPr>
              <w:t>VZBRGITYUPSDNHLXAWMJQOFECK</w:t>
            </w:r>
          </w:p>
        </w:tc>
        <w:tc>
          <w:tcPr>
            <w:tcW w:w="1989" w:type="dxa"/>
          </w:tcPr>
          <w:p w14:paraId="7F6F8275" w14:textId="1EF1EEF8" w:rsidR="00084605" w:rsidRPr="00942891" w:rsidRDefault="002967E6" w:rsidP="00A715D8">
            <w:pPr>
              <w:pStyle w:val="Osnovnitekst"/>
              <w:ind w:firstLine="0"/>
              <w:jc w:val="center"/>
              <w:rPr>
                <w:i/>
                <w:iCs/>
                <w:lang w:val="sr-Cyrl-RS"/>
              </w:rPr>
            </w:pPr>
            <w:r w:rsidRPr="00942891">
              <w:rPr>
                <w:i/>
                <w:iCs/>
                <w:lang w:val="sr-Cyrl-RS"/>
              </w:rPr>
              <w:t>Z</w:t>
            </w:r>
          </w:p>
        </w:tc>
      </w:tr>
      <w:tr w:rsidR="00084605" w:rsidRPr="00942891" w14:paraId="5EEF9C78" w14:textId="77777777" w:rsidTr="00290CF2">
        <w:trPr>
          <w:jc w:val="center"/>
        </w:trPr>
        <w:tc>
          <w:tcPr>
            <w:tcW w:w="2070" w:type="dxa"/>
          </w:tcPr>
          <w:p w14:paraId="5C32F44B" w14:textId="60109EAE" w:rsidR="00084605" w:rsidRPr="00942891" w:rsidRDefault="002967E6" w:rsidP="00A715D8">
            <w:pPr>
              <w:pStyle w:val="Osnovnitekst"/>
              <w:ind w:firstLine="0"/>
              <w:jc w:val="center"/>
              <w:rPr>
                <w:i/>
                <w:iCs/>
                <w:lang w:val="sr-Cyrl-RS"/>
              </w:rPr>
            </w:pPr>
            <w:r w:rsidRPr="00942891">
              <w:rPr>
                <w:i/>
                <w:iCs/>
                <w:lang w:val="sr-Cyrl-RS"/>
              </w:rPr>
              <w:t>VI</w:t>
            </w:r>
          </w:p>
        </w:tc>
        <w:tc>
          <w:tcPr>
            <w:tcW w:w="4770" w:type="dxa"/>
          </w:tcPr>
          <w:p w14:paraId="29D2CD5F" w14:textId="21573C14" w:rsidR="00084605" w:rsidRPr="00942891" w:rsidRDefault="00181985" w:rsidP="00A715D8">
            <w:pPr>
              <w:pStyle w:val="Osnovnitekst"/>
              <w:ind w:firstLine="0"/>
              <w:jc w:val="center"/>
              <w:rPr>
                <w:i/>
                <w:iCs/>
                <w:lang w:val="sr-Cyrl-RS"/>
              </w:rPr>
            </w:pPr>
            <w:r w:rsidRPr="00942891">
              <w:rPr>
                <w:i/>
                <w:iCs/>
                <w:lang w:val="sr-Cyrl-RS"/>
              </w:rPr>
              <w:t>JPGVOUMFYQBENHZRDKASXLICTW</w:t>
            </w:r>
          </w:p>
        </w:tc>
        <w:tc>
          <w:tcPr>
            <w:tcW w:w="1989" w:type="dxa"/>
          </w:tcPr>
          <w:p w14:paraId="171D6D1D" w14:textId="562967D4" w:rsidR="00084605" w:rsidRPr="00942891" w:rsidRDefault="002967E6" w:rsidP="00A715D8">
            <w:pPr>
              <w:pStyle w:val="Osnovnitekst"/>
              <w:ind w:firstLine="0"/>
              <w:jc w:val="center"/>
              <w:rPr>
                <w:i/>
                <w:iCs/>
                <w:lang w:val="sr-Cyrl-RS"/>
              </w:rPr>
            </w:pPr>
            <w:r w:rsidRPr="00942891">
              <w:rPr>
                <w:i/>
                <w:iCs/>
                <w:lang w:val="sr-Cyrl-RS"/>
              </w:rPr>
              <w:t>ZM</w:t>
            </w:r>
          </w:p>
        </w:tc>
      </w:tr>
      <w:tr w:rsidR="00084605" w:rsidRPr="00942891" w14:paraId="039E5316" w14:textId="77777777" w:rsidTr="00290CF2">
        <w:trPr>
          <w:jc w:val="center"/>
        </w:trPr>
        <w:tc>
          <w:tcPr>
            <w:tcW w:w="2070" w:type="dxa"/>
          </w:tcPr>
          <w:p w14:paraId="29528482" w14:textId="69141BAC" w:rsidR="00084605" w:rsidRPr="00942891" w:rsidRDefault="002967E6" w:rsidP="00A715D8">
            <w:pPr>
              <w:pStyle w:val="Osnovnitekst"/>
              <w:ind w:firstLine="0"/>
              <w:jc w:val="center"/>
              <w:rPr>
                <w:i/>
                <w:iCs/>
                <w:lang w:val="sr-Cyrl-RS"/>
              </w:rPr>
            </w:pPr>
            <w:r w:rsidRPr="00942891">
              <w:rPr>
                <w:i/>
                <w:iCs/>
                <w:lang w:val="sr-Cyrl-RS"/>
              </w:rPr>
              <w:t>VII</w:t>
            </w:r>
          </w:p>
        </w:tc>
        <w:tc>
          <w:tcPr>
            <w:tcW w:w="4770" w:type="dxa"/>
          </w:tcPr>
          <w:p w14:paraId="5DB22BB1" w14:textId="50541390" w:rsidR="00084605" w:rsidRPr="00942891" w:rsidRDefault="003E5B75" w:rsidP="00A715D8">
            <w:pPr>
              <w:pStyle w:val="Osnovnitekst"/>
              <w:ind w:firstLine="0"/>
              <w:jc w:val="center"/>
              <w:rPr>
                <w:i/>
                <w:iCs/>
                <w:lang w:val="sr-Cyrl-RS"/>
              </w:rPr>
            </w:pPr>
            <w:r w:rsidRPr="00942891">
              <w:rPr>
                <w:i/>
                <w:iCs/>
                <w:lang w:val="sr-Cyrl-RS"/>
              </w:rPr>
              <w:t>NZJHGRCXMYSWBOUFAIVLPEKQDT</w:t>
            </w:r>
          </w:p>
        </w:tc>
        <w:tc>
          <w:tcPr>
            <w:tcW w:w="1989" w:type="dxa"/>
          </w:tcPr>
          <w:p w14:paraId="1743158C" w14:textId="3705F65C" w:rsidR="00084605" w:rsidRPr="00942891" w:rsidRDefault="002967E6" w:rsidP="00A715D8">
            <w:pPr>
              <w:pStyle w:val="Osnovnitekst"/>
              <w:ind w:firstLine="0"/>
              <w:jc w:val="center"/>
              <w:rPr>
                <w:i/>
                <w:iCs/>
                <w:lang w:val="sr-Cyrl-RS"/>
              </w:rPr>
            </w:pPr>
            <w:r w:rsidRPr="00942891">
              <w:rPr>
                <w:i/>
                <w:iCs/>
                <w:lang w:val="sr-Cyrl-RS"/>
              </w:rPr>
              <w:t>ZM</w:t>
            </w:r>
          </w:p>
        </w:tc>
      </w:tr>
      <w:tr w:rsidR="00084605" w:rsidRPr="00942891" w14:paraId="37AB9E4E" w14:textId="77777777" w:rsidTr="00290CF2">
        <w:trPr>
          <w:jc w:val="center"/>
        </w:trPr>
        <w:tc>
          <w:tcPr>
            <w:tcW w:w="2070" w:type="dxa"/>
          </w:tcPr>
          <w:p w14:paraId="6BE62172" w14:textId="05617E48" w:rsidR="00084605" w:rsidRPr="00942891" w:rsidRDefault="002967E6" w:rsidP="00A715D8">
            <w:pPr>
              <w:pStyle w:val="Osnovnitekst"/>
              <w:ind w:firstLine="0"/>
              <w:jc w:val="center"/>
              <w:rPr>
                <w:i/>
                <w:iCs/>
                <w:lang w:val="sr-Cyrl-RS"/>
              </w:rPr>
            </w:pPr>
            <w:r w:rsidRPr="00942891">
              <w:rPr>
                <w:i/>
                <w:iCs/>
                <w:lang w:val="sr-Cyrl-RS"/>
              </w:rPr>
              <w:t>VIII</w:t>
            </w:r>
          </w:p>
        </w:tc>
        <w:tc>
          <w:tcPr>
            <w:tcW w:w="4770" w:type="dxa"/>
          </w:tcPr>
          <w:p w14:paraId="769E03ED" w14:textId="3A98E048" w:rsidR="00084605" w:rsidRPr="00942891" w:rsidRDefault="003E5B75" w:rsidP="00A715D8">
            <w:pPr>
              <w:pStyle w:val="Osnovnitekst"/>
              <w:ind w:firstLine="0"/>
              <w:jc w:val="center"/>
              <w:rPr>
                <w:i/>
                <w:iCs/>
                <w:lang w:val="sr-Cyrl-RS"/>
              </w:rPr>
            </w:pPr>
            <w:r w:rsidRPr="00942891">
              <w:rPr>
                <w:i/>
                <w:iCs/>
                <w:lang w:val="sr-Cyrl-RS"/>
              </w:rPr>
              <w:t>FKQHTLXOCBJSPDZRAMEWNIUYGV</w:t>
            </w:r>
          </w:p>
        </w:tc>
        <w:tc>
          <w:tcPr>
            <w:tcW w:w="1989" w:type="dxa"/>
          </w:tcPr>
          <w:p w14:paraId="2709A27F" w14:textId="22F604BC" w:rsidR="00084605" w:rsidRPr="00942891" w:rsidRDefault="002967E6" w:rsidP="00A715D8">
            <w:pPr>
              <w:pStyle w:val="Osnovnitekst"/>
              <w:ind w:firstLine="0"/>
              <w:jc w:val="center"/>
              <w:rPr>
                <w:i/>
                <w:iCs/>
                <w:lang w:val="sr-Cyrl-RS"/>
              </w:rPr>
            </w:pPr>
            <w:r w:rsidRPr="00942891">
              <w:rPr>
                <w:i/>
                <w:iCs/>
                <w:lang w:val="sr-Cyrl-RS"/>
              </w:rPr>
              <w:t>ZM</w:t>
            </w:r>
          </w:p>
        </w:tc>
      </w:tr>
      <w:tr w:rsidR="00084605" w:rsidRPr="00942891" w14:paraId="579D35AD" w14:textId="77777777" w:rsidTr="00290CF2">
        <w:trPr>
          <w:jc w:val="center"/>
        </w:trPr>
        <w:tc>
          <w:tcPr>
            <w:tcW w:w="2070" w:type="dxa"/>
          </w:tcPr>
          <w:p w14:paraId="4DE4EAB4" w14:textId="6792F980" w:rsidR="00084605" w:rsidRPr="00942891" w:rsidRDefault="002967E6" w:rsidP="00A715D8">
            <w:pPr>
              <w:pStyle w:val="Osnovnitekst"/>
              <w:ind w:firstLine="0"/>
              <w:jc w:val="center"/>
              <w:rPr>
                <w:i/>
                <w:iCs/>
                <w:lang w:val="sr-Cyrl-RS"/>
              </w:rPr>
            </w:pPr>
            <w:r w:rsidRPr="00942891">
              <w:rPr>
                <w:i/>
                <w:iCs/>
                <w:lang w:val="sr-Cyrl-RS"/>
              </w:rPr>
              <w:t>UKW-A</w:t>
            </w:r>
          </w:p>
        </w:tc>
        <w:tc>
          <w:tcPr>
            <w:tcW w:w="4770" w:type="dxa"/>
          </w:tcPr>
          <w:p w14:paraId="620CE975" w14:textId="56EC5464" w:rsidR="00084605" w:rsidRPr="00942891" w:rsidRDefault="003E5B75" w:rsidP="00A715D8">
            <w:pPr>
              <w:pStyle w:val="Osnovnitekst"/>
              <w:ind w:firstLine="0"/>
              <w:jc w:val="center"/>
              <w:rPr>
                <w:i/>
                <w:iCs/>
                <w:lang w:val="sr-Cyrl-RS"/>
              </w:rPr>
            </w:pPr>
            <w:r w:rsidRPr="00942891">
              <w:rPr>
                <w:i/>
                <w:iCs/>
                <w:lang w:val="sr-Cyrl-RS"/>
              </w:rPr>
              <w:t>EJMZALYXVBWFCRQUONTSPIKHGD</w:t>
            </w:r>
          </w:p>
        </w:tc>
        <w:tc>
          <w:tcPr>
            <w:tcW w:w="1989" w:type="dxa"/>
          </w:tcPr>
          <w:p w14:paraId="24652731" w14:textId="77777777" w:rsidR="00084605" w:rsidRPr="00942891" w:rsidRDefault="00084605" w:rsidP="00A715D8">
            <w:pPr>
              <w:pStyle w:val="Osnovnitekst"/>
              <w:ind w:firstLine="0"/>
              <w:jc w:val="center"/>
              <w:rPr>
                <w:i/>
                <w:iCs/>
                <w:lang w:val="sr-Cyrl-RS"/>
              </w:rPr>
            </w:pPr>
          </w:p>
        </w:tc>
      </w:tr>
      <w:tr w:rsidR="00084605" w:rsidRPr="00942891" w14:paraId="47DD74B6" w14:textId="77777777" w:rsidTr="00290CF2">
        <w:trPr>
          <w:jc w:val="center"/>
        </w:trPr>
        <w:tc>
          <w:tcPr>
            <w:tcW w:w="2070" w:type="dxa"/>
          </w:tcPr>
          <w:p w14:paraId="45211480" w14:textId="5C99E9A7" w:rsidR="00084605" w:rsidRPr="00942891" w:rsidRDefault="002967E6" w:rsidP="00A715D8">
            <w:pPr>
              <w:pStyle w:val="Osnovnitekst"/>
              <w:ind w:firstLine="0"/>
              <w:jc w:val="center"/>
              <w:rPr>
                <w:i/>
                <w:iCs/>
                <w:lang w:val="sr-Cyrl-RS"/>
              </w:rPr>
            </w:pPr>
            <w:r w:rsidRPr="00942891">
              <w:rPr>
                <w:i/>
                <w:iCs/>
                <w:lang w:val="sr-Cyrl-RS"/>
              </w:rPr>
              <w:t>UKW-B</w:t>
            </w:r>
          </w:p>
        </w:tc>
        <w:tc>
          <w:tcPr>
            <w:tcW w:w="4770" w:type="dxa"/>
          </w:tcPr>
          <w:p w14:paraId="211C467F" w14:textId="2E5F44D4" w:rsidR="00084605" w:rsidRPr="00942891" w:rsidRDefault="003E5B75" w:rsidP="00A715D8">
            <w:pPr>
              <w:pStyle w:val="Osnovnitekst"/>
              <w:ind w:firstLine="0"/>
              <w:jc w:val="center"/>
              <w:rPr>
                <w:i/>
                <w:iCs/>
                <w:lang w:val="sr-Cyrl-RS"/>
              </w:rPr>
            </w:pPr>
            <w:r w:rsidRPr="00942891">
              <w:rPr>
                <w:i/>
                <w:iCs/>
                <w:lang w:val="sr-Cyrl-RS"/>
              </w:rPr>
              <w:t>ENKQAUYWJICOPBLMDXZVFTHRGS</w:t>
            </w:r>
          </w:p>
        </w:tc>
        <w:tc>
          <w:tcPr>
            <w:tcW w:w="1989" w:type="dxa"/>
          </w:tcPr>
          <w:p w14:paraId="54C9415D" w14:textId="77777777" w:rsidR="00084605" w:rsidRPr="00942891" w:rsidRDefault="00084605" w:rsidP="00A715D8">
            <w:pPr>
              <w:pStyle w:val="Osnovnitekst"/>
              <w:ind w:firstLine="0"/>
              <w:jc w:val="center"/>
              <w:rPr>
                <w:i/>
                <w:iCs/>
                <w:lang w:val="sr-Cyrl-RS"/>
              </w:rPr>
            </w:pPr>
          </w:p>
        </w:tc>
      </w:tr>
      <w:tr w:rsidR="00084605" w:rsidRPr="00942891" w14:paraId="627DA0B1" w14:textId="77777777" w:rsidTr="00290CF2">
        <w:trPr>
          <w:jc w:val="center"/>
        </w:trPr>
        <w:tc>
          <w:tcPr>
            <w:tcW w:w="2070" w:type="dxa"/>
          </w:tcPr>
          <w:p w14:paraId="15D3417D" w14:textId="54226D4C" w:rsidR="00084605" w:rsidRPr="00942891" w:rsidRDefault="002967E6" w:rsidP="00A715D8">
            <w:pPr>
              <w:pStyle w:val="Osnovnitekst"/>
              <w:ind w:firstLine="0"/>
              <w:jc w:val="center"/>
              <w:rPr>
                <w:i/>
                <w:iCs/>
                <w:lang w:val="sr-Cyrl-RS"/>
              </w:rPr>
            </w:pPr>
            <w:r w:rsidRPr="00942891">
              <w:rPr>
                <w:i/>
                <w:iCs/>
                <w:lang w:val="sr-Cyrl-RS"/>
              </w:rPr>
              <w:t>UKW-C</w:t>
            </w:r>
          </w:p>
        </w:tc>
        <w:tc>
          <w:tcPr>
            <w:tcW w:w="4770" w:type="dxa"/>
          </w:tcPr>
          <w:p w14:paraId="648403F1" w14:textId="10609BE7" w:rsidR="00084605" w:rsidRPr="00942891" w:rsidRDefault="003E5B75" w:rsidP="00A715D8">
            <w:pPr>
              <w:pStyle w:val="Osnovnitekst"/>
              <w:ind w:firstLine="0"/>
              <w:jc w:val="center"/>
              <w:rPr>
                <w:i/>
                <w:iCs/>
                <w:lang w:val="sr-Cyrl-RS"/>
              </w:rPr>
            </w:pPr>
            <w:r w:rsidRPr="00942891">
              <w:rPr>
                <w:i/>
                <w:iCs/>
                <w:lang w:val="sr-Cyrl-RS"/>
              </w:rPr>
              <w:t>RDOBJNTKVEHMLFCWZAXGYIPSUQ</w:t>
            </w:r>
          </w:p>
        </w:tc>
        <w:tc>
          <w:tcPr>
            <w:tcW w:w="1989" w:type="dxa"/>
          </w:tcPr>
          <w:p w14:paraId="379822D9" w14:textId="77777777" w:rsidR="00084605" w:rsidRPr="00942891" w:rsidRDefault="00084605" w:rsidP="00A715D8">
            <w:pPr>
              <w:pStyle w:val="Osnovnitekst"/>
              <w:ind w:firstLine="0"/>
              <w:jc w:val="center"/>
              <w:rPr>
                <w:i/>
                <w:iCs/>
                <w:lang w:val="sr-Cyrl-RS"/>
              </w:rPr>
            </w:pPr>
          </w:p>
        </w:tc>
      </w:tr>
    </w:tbl>
    <w:p w14:paraId="6929C96A" w14:textId="77777777" w:rsidR="00780D8D" w:rsidRPr="00942891" w:rsidRDefault="00780D8D" w:rsidP="005C296C">
      <w:pPr>
        <w:pStyle w:val="Osnovnitekst"/>
        <w:spacing w:before="160"/>
        <w:rPr>
          <w:lang w:val="sr-Cyrl-RS"/>
        </w:rPr>
      </w:pPr>
    </w:p>
    <w:p w14:paraId="1CE80B03" w14:textId="77777777" w:rsidR="00780D8D" w:rsidRPr="00942891" w:rsidRDefault="00780D8D" w:rsidP="005C296C">
      <w:pPr>
        <w:pStyle w:val="Osnovnitekst"/>
        <w:spacing w:before="160"/>
        <w:rPr>
          <w:lang w:val="sr-Cyrl-RS"/>
        </w:rPr>
      </w:pPr>
    </w:p>
    <w:p w14:paraId="1C249A1A" w14:textId="77777777" w:rsidR="00780D8D" w:rsidRPr="00942891" w:rsidRDefault="00780D8D" w:rsidP="005C296C">
      <w:pPr>
        <w:pStyle w:val="Osnovnitekst"/>
        <w:spacing w:before="160"/>
        <w:rPr>
          <w:lang w:val="sr-Cyrl-RS"/>
        </w:rPr>
      </w:pPr>
    </w:p>
    <w:p w14:paraId="0905277F" w14:textId="0CFB34C8" w:rsidR="002C4E13" w:rsidRPr="00942891" w:rsidRDefault="001F1770" w:rsidP="005C296C">
      <w:pPr>
        <w:pStyle w:val="Osnovnitekst"/>
        <w:spacing w:before="160"/>
        <w:rPr>
          <w:lang w:val="sr-Cyrl-RS"/>
        </w:rPr>
      </w:pPr>
      <w:r w:rsidRPr="00942891">
        <w:rPr>
          <w:lang w:val="sr-Cyrl-RS"/>
        </w:rPr>
        <w:lastRenderedPageBreak/>
        <w:t xml:space="preserve">Симулатор правилно имплементира ове </w:t>
      </w:r>
      <w:r w:rsidR="00531F7C" w:rsidRPr="00942891">
        <w:rPr>
          <w:lang w:val="sr-Cyrl-RS"/>
        </w:rPr>
        <w:t xml:space="preserve">конфигурације. У наставку ће бити дат пример </w:t>
      </w:r>
      <w:r w:rsidR="00BC0BF7" w:rsidRPr="00942891">
        <w:rPr>
          <w:lang w:val="sr-Cyrl-RS"/>
        </w:rPr>
        <w:t>шифровања текста: „</w:t>
      </w:r>
      <w:r w:rsidR="00BC0BF7" w:rsidRPr="00942891">
        <w:rPr>
          <w:i/>
          <w:iCs/>
          <w:lang w:val="sr-Cyrl-RS"/>
        </w:rPr>
        <w:t xml:space="preserve">Ovo je test enigma masine”, </w:t>
      </w:r>
      <w:r w:rsidR="00BC0BF7" w:rsidRPr="00942891">
        <w:rPr>
          <w:lang w:val="sr-Cyrl-RS"/>
        </w:rPr>
        <w:t>односно због формата који користи Енигма машина текст ће бити у облику: „</w:t>
      </w:r>
      <w:r w:rsidR="00BC0BF7" w:rsidRPr="00942891">
        <w:rPr>
          <w:i/>
          <w:iCs/>
          <w:lang w:val="sr-Cyrl-RS"/>
        </w:rPr>
        <w:t xml:space="preserve">OVOJETESTENIGMAMASINE”. </w:t>
      </w:r>
      <w:r w:rsidR="002C4E13" w:rsidRPr="00942891">
        <w:rPr>
          <w:lang w:val="sr-Cyrl-RS"/>
        </w:rPr>
        <w:t>Креирамо машину са</w:t>
      </w:r>
      <w:r w:rsidR="009A1FBC" w:rsidRPr="00942891">
        <w:rPr>
          <w:lang w:val="sr-Cyrl-RS"/>
        </w:rPr>
        <w:t xml:space="preserve"> следећим</w:t>
      </w:r>
      <w:r w:rsidR="002C4E13" w:rsidRPr="00942891">
        <w:rPr>
          <w:lang w:val="sr-Cyrl-RS"/>
        </w:rPr>
        <w:t xml:space="preserve"> параметрима</w:t>
      </w:r>
      <w:r w:rsidR="00163156" w:rsidRPr="00942891">
        <w:rPr>
          <w:lang w:val="sr-Cyrl-RS"/>
        </w:rPr>
        <w:t xml:space="preserve">: </w:t>
      </w:r>
    </w:p>
    <w:p w14:paraId="5E5E91A5" w14:textId="396C8849" w:rsidR="00163156" w:rsidRPr="00942891" w:rsidRDefault="00163156" w:rsidP="00163156">
      <w:pPr>
        <w:pStyle w:val="Nabrajanje"/>
        <w:rPr>
          <w:lang w:val="sr-Cyrl-RS"/>
        </w:rPr>
      </w:pPr>
      <w:r w:rsidRPr="00942891">
        <w:rPr>
          <w:lang w:val="sr-Cyrl-RS"/>
        </w:rPr>
        <w:t>Сви рот</w:t>
      </w:r>
      <w:r w:rsidR="00746D2C">
        <w:rPr>
          <w:lang w:val="sr-Cyrl-RS"/>
        </w:rPr>
        <w:t>о</w:t>
      </w:r>
      <w:r w:rsidRPr="00942891">
        <w:rPr>
          <w:lang w:val="sr-Cyrl-RS"/>
        </w:rPr>
        <w:t>р</w:t>
      </w:r>
      <w:r w:rsidR="00746D2C">
        <w:rPr>
          <w:lang w:val="sr-Cyrl-RS"/>
        </w:rPr>
        <w:t>и</w:t>
      </w:r>
      <w:r w:rsidRPr="00942891">
        <w:rPr>
          <w:lang w:val="sr-Cyrl-RS"/>
        </w:rPr>
        <w:t xml:space="preserve"> имају почетну позицију </w:t>
      </w:r>
      <w:r w:rsidR="005D56E7" w:rsidRPr="00942891">
        <w:rPr>
          <w:lang w:val="sr-Cyrl-RS"/>
        </w:rPr>
        <w:t xml:space="preserve">„А“ и </w:t>
      </w:r>
      <w:r w:rsidR="00646337" w:rsidRPr="00942891">
        <w:rPr>
          <w:lang w:val="sr-Cyrl-RS"/>
        </w:rPr>
        <w:t>непромењен</w:t>
      </w:r>
      <w:r w:rsidR="005D56E7" w:rsidRPr="00942891">
        <w:rPr>
          <w:lang w:val="sr-Cyrl-RS"/>
        </w:rPr>
        <w:t xml:space="preserve"> </w:t>
      </w:r>
      <w:r w:rsidR="005D56E7" w:rsidRPr="00942891">
        <w:rPr>
          <w:i/>
          <w:iCs/>
          <w:lang w:val="sr-Cyrl-RS"/>
        </w:rPr>
        <w:t xml:space="preserve">Ringstellung </w:t>
      </w:r>
      <w:r w:rsidR="005D56E7" w:rsidRPr="00942891">
        <w:rPr>
          <w:lang w:val="sr-Cyrl-RS"/>
        </w:rPr>
        <w:t>(вредност 0)</w:t>
      </w:r>
      <w:r w:rsidR="00190FC3" w:rsidRPr="00942891">
        <w:rPr>
          <w:lang w:val="sr-Cyrl-RS"/>
        </w:rPr>
        <w:t xml:space="preserve">. Леви ротор користи ротор </w:t>
      </w:r>
      <w:r w:rsidR="00190FC3" w:rsidRPr="00942891">
        <w:rPr>
          <w:i/>
          <w:iCs/>
          <w:lang w:val="sr-Cyrl-RS"/>
        </w:rPr>
        <w:t xml:space="preserve">I, </w:t>
      </w:r>
      <w:r w:rsidR="00190FC3" w:rsidRPr="00942891">
        <w:rPr>
          <w:lang w:val="sr-Cyrl-RS"/>
        </w:rPr>
        <w:t xml:space="preserve">средњи </w:t>
      </w:r>
      <w:r w:rsidR="00190FC3" w:rsidRPr="00942891">
        <w:rPr>
          <w:i/>
          <w:iCs/>
          <w:lang w:val="sr-Cyrl-RS"/>
        </w:rPr>
        <w:t xml:space="preserve">II, </w:t>
      </w:r>
      <w:r w:rsidR="00B7303C" w:rsidRPr="00942891">
        <w:rPr>
          <w:lang w:val="sr-Cyrl-RS"/>
        </w:rPr>
        <w:t xml:space="preserve">а десни </w:t>
      </w:r>
      <w:r w:rsidR="00190FC3" w:rsidRPr="00942891">
        <w:rPr>
          <w:i/>
          <w:iCs/>
          <w:lang w:val="sr-Cyrl-RS"/>
        </w:rPr>
        <w:t>III</w:t>
      </w:r>
      <w:r w:rsidR="00B7303C" w:rsidRPr="00942891">
        <w:rPr>
          <w:lang w:val="sr-Cyrl-RS"/>
        </w:rPr>
        <w:t>.</w:t>
      </w:r>
    </w:p>
    <w:p w14:paraId="38BB1B2A" w14:textId="025269FA" w:rsidR="00B7303C" w:rsidRPr="00942891" w:rsidRDefault="00B7303C" w:rsidP="00B7303C">
      <w:pPr>
        <w:pStyle w:val="Nabrajanje"/>
        <w:rPr>
          <w:lang w:val="sr-Cyrl-RS"/>
        </w:rPr>
      </w:pPr>
      <w:r w:rsidRPr="00942891">
        <w:rPr>
          <w:lang w:val="sr-Cyrl-RS"/>
        </w:rPr>
        <w:t xml:space="preserve">Користимо рефлектор </w:t>
      </w:r>
      <w:r w:rsidRPr="00942891">
        <w:rPr>
          <w:i/>
          <w:iCs/>
          <w:lang w:val="sr-Cyrl-RS"/>
        </w:rPr>
        <w:t>B</w:t>
      </w:r>
      <w:r w:rsidRPr="00942891">
        <w:rPr>
          <w:lang w:val="sr-Cyrl-RS"/>
        </w:rPr>
        <w:t xml:space="preserve"> (</w:t>
      </w:r>
      <w:r w:rsidRPr="00942891">
        <w:rPr>
          <w:i/>
          <w:iCs/>
          <w:lang w:val="sr-Cyrl-RS"/>
        </w:rPr>
        <w:t>UKW-B</w:t>
      </w:r>
      <w:r w:rsidRPr="00942891">
        <w:rPr>
          <w:lang w:val="sr-Cyrl-RS"/>
        </w:rPr>
        <w:t>)</w:t>
      </w:r>
    </w:p>
    <w:p w14:paraId="464CDEA2" w14:textId="19001383" w:rsidR="003A7E9B" w:rsidRPr="00942891" w:rsidRDefault="003A7E9B" w:rsidP="003A7E9B">
      <w:pPr>
        <w:pStyle w:val="Nabrajanje"/>
        <w:rPr>
          <w:lang w:val="sr-Cyrl-RS"/>
        </w:rPr>
      </w:pPr>
      <w:r w:rsidRPr="00942891">
        <w:rPr>
          <w:lang w:val="sr-Cyrl-RS"/>
        </w:rPr>
        <w:t>На прикључној табли правимо парове „O – K“ и „Е – Т“</w:t>
      </w:r>
    </w:p>
    <w:p w14:paraId="4639BE81" w14:textId="0B80B326" w:rsidR="007D7335" w:rsidRPr="00942891" w:rsidRDefault="0071375C" w:rsidP="007D7335">
      <w:pPr>
        <w:pStyle w:val="Osnovnitekst"/>
        <w:rPr>
          <w:i/>
          <w:iCs/>
          <w:lang w:val="sr-Cyrl-RS"/>
        </w:rPr>
      </w:pPr>
      <w:r w:rsidRPr="00942891">
        <w:rPr>
          <w:lang w:val="sr-Cyrl-RS"/>
        </w:rPr>
        <w:t xml:space="preserve">На слици 7.1.1. приказани су резултати имплементираног симулатора и емулатора </w:t>
      </w:r>
      <w:r w:rsidR="00A70657" w:rsidRPr="00942891">
        <w:rPr>
          <w:i/>
          <w:iCs/>
          <w:lang w:val="sr-Cyrl-RS"/>
        </w:rPr>
        <w:t xml:space="preserve">101computing.net </w:t>
      </w:r>
      <w:r w:rsidR="00A70657" w:rsidRPr="00942891">
        <w:rPr>
          <w:lang w:val="sr-Cyrl-RS"/>
        </w:rPr>
        <w:t>организације.</w:t>
      </w:r>
      <w:r w:rsidR="00176F93" w:rsidRPr="00942891">
        <w:rPr>
          <w:lang w:val="sr-Cyrl-RS"/>
        </w:rPr>
        <w:t xml:space="preserve"> Јасно се види да с</w:t>
      </w:r>
      <w:r w:rsidR="005B664A" w:rsidRPr="00942891">
        <w:rPr>
          <w:lang w:val="sr-Cyrl-RS"/>
        </w:rPr>
        <w:t>е резултати поклапају</w:t>
      </w:r>
      <w:r w:rsidR="00481236" w:rsidRPr="00942891">
        <w:rPr>
          <w:lang w:val="sr-Cyrl-RS"/>
        </w:rPr>
        <w:t xml:space="preserve"> и то је текст: „</w:t>
      </w:r>
      <w:r w:rsidR="00481236" w:rsidRPr="00942891">
        <w:rPr>
          <w:i/>
          <w:iCs/>
          <w:lang w:val="sr-Cyrl-RS"/>
        </w:rPr>
        <w:t>WUMZNHFWAZXHRM</w:t>
      </w:r>
      <w:r w:rsidR="00704A1E" w:rsidRPr="00942891">
        <w:rPr>
          <w:i/>
          <w:iCs/>
          <w:lang w:val="sr-Cyrl-RS"/>
        </w:rPr>
        <w:t>ZDNDZU“.</w:t>
      </w:r>
    </w:p>
    <w:p w14:paraId="6540AD55" w14:textId="430CA01B" w:rsidR="00A70657" w:rsidRPr="00942891" w:rsidRDefault="00D55AB8" w:rsidP="00271011">
      <w:pPr>
        <w:pStyle w:val="SlikeTabele"/>
        <w:rPr>
          <w:lang w:val="sr-Cyrl-RS"/>
        </w:rPr>
      </w:pPr>
      <w:r w:rsidRPr="00942891">
        <w:rPr>
          <w:noProof/>
          <w:lang w:val="sr-Cyrl-RS"/>
        </w:rPr>
        <w:drawing>
          <wp:inline distT="0" distB="0" distL="0" distR="0" wp14:anchorId="5667098B" wp14:editId="1818D172">
            <wp:extent cx="5857302" cy="2674620"/>
            <wp:effectExtent l="0" t="0" r="0" b="0"/>
            <wp:docPr id="555468027" name="Picture 9" descr="A screen 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68027" name="Picture 9" descr="A screen shot of a book&#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863890" cy="2677628"/>
                    </a:xfrm>
                    <a:prstGeom prst="rect">
                      <a:avLst/>
                    </a:prstGeom>
                  </pic:spPr>
                </pic:pic>
              </a:graphicData>
            </a:graphic>
          </wp:inline>
        </w:drawing>
      </w:r>
    </w:p>
    <w:p w14:paraId="1EA099B2" w14:textId="7AFEB6B4" w:rsidR="00271011" w:rsidRPr="00942891" w:rsidRDefault="00271011" w:rsidP="00271011">
      <w:pPr>
        <w:pStyle w:val="Oznakaslike"/>
        <w:rPr>
          <w:lang w:val="sr-Cyrl-RS"/>
        </w:rPr>
      </w:pPr>
      <w:bookmarkStart w:id="65" w:name="_Toc212025933"/>
      <w:r w:rsidRPr="00942891">
        <w:rPr>
          <w:lang w:val="sr-Cyrl-RS"/>
        </w:rPr>
        <w:t xml:space="preserve">Слика 7.1.1. Поређење </w:t>
      </w:r>
      <w:r w:rsidR="007F49B5" w:rsidRPr="00942891">
        <w:rPr>
          <w:i/>
          <w:iCs/>
          <w:lang w:val="sr-Cyrl-RS"/>
        </w:rPr>
        <w:t xml:space="preserve">online </w:t>
      </w:r>
      <w:r w:rsidR="007F49B5" w:rsidRPr="00942891">
        <w:rPr>
          <w:lang w:val="sr-Cyrl-RS"/>
        </w:rPr>
        <w:t>(лево) и имплементираног (десно) симулатора</w:t>
      </w:r>
      <w:bookmarkEnd w:id="65"/>
    </w:p>
    <w:p w14:paraId="08EA1262" w14:textId="63A13B16" w:rsidR="00384E01" w:rsidRPr="00942891" w:rsidRDefault="00384E01" w:rsidP="00384E01">
      <w:pPr>
        <w:pStyle w:val="Osnovnitekst"/>
        <w:rPr>
          <w:lang w:val="sr-Cyrl-RS"/>
        </w:rPr>
      </w:pPr>
      <w:r w:rsidRPr="00942891">
        <w:rPr>
          <w:lang w:val="sr-Cyrl-RS"/>
        </w:rPr>
        <w:t xml:space="preserve">Иако је емулатор </w:t>
      </w:r>
      <w:r w:rsidRPr="00942891">
        <w:rPr>
          <w:i/>
          <w:iCs/>
          <w:lang w:val="sr-Cyrl-RS"/>
        </w:rPr>
        <w:t xml:space="preserve">101computing.net </w:t>
      </w:r>
      <w:r w:rsidRPr="00942891">
        <w:rPr>
          <w:lang w:val="sr-Cyrl-RS"/>
        </w:rPr>
        <w:t xml:space="preserve">коришћен као референтна тачка за упоређивање резултата, важно је напоменути да он има своје недостатке. Овај емулатор нема подршку за роторе </w:t>
      </w:r>
      <w:r w:rsidRPr="00942891">
        <w:rPr>
          <w:i/>
          <w:iCs/>
          <w:lang w:val="sr-Cyrl-RS"/>
        </w:rPr>
        <w:t>VI</w:t>
      </w:r>
      <w:r w:rsidRPr="00942891">
        <w:rPr>
          <w:lang w:val="sr-Cyrl-RS"/>
        </w:rPr>
        <w:t xml:space="preserve">, </w:t>
      </w:r>
      <w:r w:rsidRPr="00942891">
        <w:rPr>
          <w:i/>
          <w:iCs/>
          <w:lang w:val="sr-Cyrl-RS"/>
        </w:rPr>
        <w:t>VII</w:t>
      </w:r>
      <w:r w:rsidRPr="00942891">
        <w:rPr>
          <w:lang w:val="sr-Cyrl-RS"/>
        </w:rPr>
        <w:t xml:space="preserve"> и </w:t>
      </w:r>
      <w:r w:rsidRPr="00942891">
        <w:rPr>
          <w:i/>
          <w:iCs/>
          <w:lang w:val="sr-Cyrl-RS"/>
        </w:rPr>
        <w:t>VIII</w:t>
      </w:r>
      <w:r w:rsidRPr="00942891">
        <w:rPr>
          <w:lang w:val="sr-Cyrl-RS"/>
        </w:rPr>
        <w:t>, као ни за рефлектор UWK-А. Такође, не постоји ограничење броја конекција на прикључној табли, иако систем боја за парове не предвиђа већи број парова (одређене боје се понављају).</w:t>
      </w:r>
    </w:p>
    <w:p w14:paraId="68D63545" w14:textId="4A3C3C81" w:rsidR="00FC098E" w:rsidRPr="00942891" w:rsidRDefault="00FC098E" w:rsidP="00176F93">
      <w:pPr>
        <w:pStyle w:val="Osnovnitekst"/>
        <w:rPr>
          <w:lang w:val="sr-Cyrl-RS"/>
        </w:rPr>
      </w:pPr>
      <w:r w:rsidRPr="00942891">
        <w:rPr>
          <w:lang w:val="sr-Cyrl-RS"/>
        </w:rPr>
        <w:t xml:space="preserve">Исправности у самом механизму могу се проверити и једноставним коришћењем симулатора. Оквир који приказује ток шифровања веродостојно показује супституцију коју извршава свака компонента у низу. Ипак, у датотеци </w:t>
      </w:r>
      <w:r w:rsidRPr="00942891">
        <w:rPr>
          <w:i/>
          <w:iCs/>
          <w:lang w:val="sr-Cyrl-RS"/>
        </w:rPr>
        <w:t xml:space="preserve">testovi.py </w:t>
      </w:r>
      <w:r w:rsidRPr="00942891">
        <w:rPr>
          <w:lang w:val="sr-Cyrl-RS"/>
        </w:rPr>
        <w:t xml:space="preserve">направљени су једноставни тестови који додатно проверавају исправности. У прилогу А.5. дат је програмски код функције </w:t>
      </w:r>
      <w:r w:rsidRPr="00942891">
        <w:rPr>
          <w:i/>
          <w:iCs/>
          <w:lang w:val="sr-Cyrl-RS"/>
        </w:rPr>
        <w:t xml:space="preserve">test_rotor </w:t>
      </w:r>
      <w:r w:rsidRPr="00942891">
        <w:rPr>
          <w:lang w:val="sr-Cyrl-RS"/>
        </w:rPr>
        <w:t>која проверава функционисање ротора. У истом прилогу дат је и резултат тестирања.</w:t>
      </w:r>
    </w:p>
    <w:p w14:paraId="77F9C53D" w14:textId="77777777" w:rsidR="00FC098E" w:rsidRPr="00942891" w:rsidRDefault="00FC098E" w:rsidP="00FC098E">
      <w:pPr>
        <w:pStyle w:val="Osnovnitekst"/>
        <w:ind w:firstLine="0"/>
        <w:rPr>
          <w:lang w:val="sr-Cyrl-RS"/>
        </w:rPr>
      </w:pPr>
    </w:p>
    <w:p w14:paraId="1E547145" w14:textId="77777777" w:rsidR="00FC098E" w:rsidRPr="00942891" w:rsidRDefault="00FC098E" w:rsidP="00FC098E">
      <w:pPr>
        <w:pStyle w:val="Osnovnitekst"/>
        <w:ind w:firstLine="0"/>
        <w:rPr>
          <w:lang w:val="sr-Cyrl-RS"/>
        </w:rPr>
      </w:pPr>
    </w:p>
    <w:p w14:paraId="56680DA4" w14:textId="77777777" w:rsidR="00FC098E" w:rsidRPr="00942891" w:rsidRDefault="00FC098E" w:rsidP="00FC098E">
      <w:pPr>
        <w:pStyle w:val="Osnovnitekst"/>
        <w:ind w:firstLine="0"/>
        <w:rPr>
          <w:lang w:val="sr-Cyrl-RS"/>
        </w:rPr>
      </w:pPr>
    </w:p>
    <w:p w14:paraId="60D897EE" w14:textId="77777777" w:rsidR="00FC098E" w:rsidRPr="00942891" w:rsidRDefault="00FC098E" w:rsidP="00FC098E">
      <w:pPr>
        <w:pStyle w:val="Osnovnitekst"/>
        <w:ind w:firstLine="0"/>
        <w:rPr>
          <w:lang w:val="sr-Cyrl-RS"/>
        </w:rPr>
      </w:pPr>
    </w:p>
    <w:p w14:paraId="25CB3302" w14:textId="066B353C" w:rsidR="00176F93" w:rsidRPr="00942891" w:rsidRDefault="00704A1E" w:rsidP="00176F93">
      <w:pPr>
        <w:pStyle w:val="Osnovnitekst"/>
        <w:rPr>
          <w:lang w:val="sr-Cyrl-RS"/>
        </w:rPr>
      </w:pPr>
      <w:r w:rsidRPr="00942891">
        <w:rPr>
          <w:lang w:val="sr-Cyrl-RS"/>
        </w:rPr>
        <w:lastRenderedPageBreak/>
        <w:t xml:space="preserve">Ради демонстрације и исправности дешифровања, приказан је </w:t>
      </w:r>
      <w:r w:rsidR="002F14B7" w:rsidRPr="00942891">
        <w:rPr>
          <w:lang w:val="sr-Cyrl-RS"/>
        </w:rPr>
        <w:t xml:space="preserve">резултат дешифровања </w:t>
      </w:r>
      <w:r w:rsidR="006A2C6F" w:rsidRPr="00942891">
        <w:rPr>
          <w:lang w:val="sr-Cyrl-RS"/>
        </w:rPr>
        <w:t>шифрованог текста са слик</w:t>
      </w:r>
      <w:r w:rsidR="003C43F3" w:rsidRPr="00942891">
        <w:rPr>
          <w:lang w:val="sr-Cyrl-RS"/>
        </w:rPr>
        <w:t>е 7.1.1.</w:t>
      </w:r>
      <w:r w:rsidR="006A2C6F" w:rsidRPr="00942891">
        <w:rPr>
          <w:lang w:val="sr-Cyrl-RS"/>
        </w:rPr>
        <w:t xml:space="preserve"> </w:t>
      </w:r>
      <w:r w:rsidR="00D80E07" w:rsidRPr="00942891">
        <w:rPr>
          <w:lang w:val="sr-Cyrl-RS"/>
        </w:rPr>
        <w:t>Кљу</w:t>
      </w:r>
      <w:r w:rsidR="009C4647" w:rsidRPr="00942891">
        <w:rPr>
          <w:lang w:val="sr-Cyrl-RS"/>
        </w:rPr>
        <w:t xml:space="preserve">чно је креирати исту машину као у процесу шифровања пре самог рада са шифрованим текстом. </w:t>
      </w:r>
      <w:r w:rsidR="006A2C6F" w:rsidRPr="00942891">
        <w:rPr>
          <w:lang w:val="sr-Cyrl-RS"/>
        </w:rPr>
        <w:t>Резултат показује почетн</w:t>
      </w:r>
      <w:r w:rsidR="00D15A8A" w:rsidRPr="00942891">
        <w:rPr>
          <w:lang w:val="sr-Cyrl-RS"/>
        </w:rPr>
        <w:t xml:space="preserve">и текст и тиме се доказује исправност шифровања/дешифровања </w:t>
      </w:r>
      <w:r w:rsidR="00E911E3" w:rsidRPr="00942891">
        <w:rPr>
          <w:lang w:val="sr-Cyrl-RS"/>
        </w:rPr>
        <w:t>текста.</w:t>
      </w:r>
      <w:r w:rsidR="007662E7" w:rsidRPr="00942891">
        <w:rPr>
          <w:lang w:val="sr-Cyrl-RS"/>
        </w:rPr>
        <w:t xml:space="preserve"> </w:t>
      </w:r>
      <w:r w:rsidR="00D80E07" w:rsidRPr="00942891">
        <w:rPr>
          <w:lang w:val="sr-Cyrl-RS"/>
        </w:rPr>
        <w:t>Д</w:t>
      </w:r>
      <w:r w:rsidR="007662E7" w:rsidRPr="00942891">
        <w:rPr>
          <w:lang w:val="sr-Cyrl-RS"/>
        </w:rPr>
        <w:t>ешифровањ</w:t>
      </w:r>
      <w:r w:rsidR="00D80E07" w:rsidRPr="00942891">
        <w:rPr>
          <w:lang w:val="sr-Cyrl-RS"/>
        </w:rPr>
        <w:t>е</w:t>
      </w:r>
      <w:r w:rsidR="007662E7" w:rsidRPr="00942891">
        <w:rPr>
          <w:lang w:val="sr-Cyrl-RS"/>
        </w:rPr>
        <w:t xml:space="preserve"> употребом имплементираног симулат</w:t>
      </w:r>
      <w:r w:rsidR="0011036A" w:rsidRPr="00942891">
        <w:rPr>
          <w:lang w:val="sr-Cyrl-RS"/>
        </w:rPr>
        <w:t>ора</w:t>
      </w:r>
      <w:r w:rsidR="00D80E07" w:rsidRPr="00942891">
        <w:rPr>
          <w:lang w:val="sr-Cyrl-RS"/>
        </w:rPr>
        <w:t xml:space="preserve"> приказано је на слици 7.1.2.</w:t>
      </w:r>
    </w:p>
    <w:p w14:paraId="475296BF" w14:textId="043677CC" w:rsidR="00D80E07" w:rsidRPr="00942891" w:rsidRDefault="00D80E07" w:rsidP="00D80E07">
      <w:pPr>
        <w:pStyle w:val="SlikeTabele"/>
        <w:rPr>
          <w:lang w:val="sr-Cyrl-RS"/>
        </w:rPr>
      </w:pPr>
      <w:r w:rsidRPr="00942891">
        <w:rPr>
          <w:noProof/>
          <w:lang w:val="sr-Cyrl-RS"/>
        </w:rPr>
        <w:drawing>
          <wp:inline distT="0" distB="0" distL="0" distR="0" wp14:anchorId="389E8262" wp14:editId="39B0E740">
            <wp:extent cx="2522220" cy="3206466"/>
            <wp:effectExtent l="0" t="0" r="0" b="0"/>
            <wp:docPr id="122435408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54086" name="Picture 10"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556414" cy="3249937"/>
                    </a:xfrm>
                    <a:prstGeom prst="rect">
                      <a:avLst/>
                    </a:prstGeom>
                  </pic:spPr>
                </pic:pic>
              </a:graphicData>
            </a:graphic>
          </wp:inline>
        </w:drawing>
      </w:r>
    </w:p>
    <w:p w14:paraId="0320960E" w14:textId="19A42C17" w:rsidR="009C4647" w:rsidRPr="00942891" w:rsidRDefault="00D80E07" w:rsidP="00FC098E">
      <w:pPr>
        <w:pStyle w:val="Oznakaslike"/>
        <w:rPr>
          <w:lang w:val="sr-Cyrl-RS"/>
        </w:rPr>
      </w:pPr>
      <w:bookmarkStart w:id="66" w:name="_Toc212025934"/>
      <w:r w:rsidRPr="00942891">
        <w:rPr>
          <w:lang w:val="sr-Cyrl-RS"/>
        </w:rPr>
        <w:t>Слика 7.1.2. Исправно дешифровање текста</w:t>
      </w:r>
      <w:bookmarkEnd w:id="66"/>
    </w:p>
    <w:p w14:paraId="063072A7" w14:textId="5F6F29D9" w:rsidR="005B79F9" w:rsidRPr="00942891" w:rsidRDefault="00573494" w:rsidP="00573494">
      <w:pPr>
        <w:pStyle w:val="IInivonaslova-Potpoglavlje"/>
        <w:rPr>
          <w:lang w:val="sr-Cyrl-RS"/>
        </w:rPr>
      </w:pPr>
      <w:bookmarkStart w:id="67" w:name="_Toc212025142"/>
      <w:r w:rsidRPr="00942891">
        <w:rPr>
          <w:lang w:val="sr-Cyrl-RS"/>
        </w:rPr>
        <w:t>Тестирање компоненти GUI система</w:t>
      </w:r>
      <w:bookmarkEnd w:id="67"/>
    </w:p>
    <w:p w14:paraId="4E2A6342" w14:textId="31382A28" w:rsidR="00573494" w:rsidRPr="00942891" w:rsidRDefault="00F64BCD" w:rsidP="00573494">
      <w:pPr>
        <w:pStyle w:val="Osnovnitekst"/>
        <w:rPr>
          <w:lang w:val="sr-Cyrl-RS"/>
        </w:rPr>
      </w:pPr>
      <w:r w:rsidRPr="00942891">
        <w:rPr>
          <w:lang w:val="sr-Cyrl-RS"/>
        </w:rPr>
        <w:t xml:space="preserve">Тестирање целокупног GUI система </w:t>
      </w:r>
      <w:r w:rsidR="00F96986" w:rsidRPr="00942891">
        <w:rPr>
          <w:lang w:val="sr-Cyrl-RS"/>
        </w:rPr>
        <w:t>спроведено је ручним испитивањем свих компоненти</w:t>
      </w:r>
      <w:r w:rsidR="00952A4D" w:rsidRPr="00942891">
        <w:rPr>
          <w:lang w:val="sr-Cyrl-RS"/>
        </w:rPr>
        <w:t xml:space="preserve"> у оквиру оперативног система </w:t>
      </w:r>
      <w:r w:rsidR="00952A4D" w:rsidRPr="00942891">
        <w:rPr>
          <w:i/>
          <w:iCs/>
          <w:lang w:val="sr-Cyrl-RS"/>
        </w:rPr>
        <w:t>Windows</w:t>
      </w:r>
      <w:r w:rsidR="007F2A41" w:rsidRPr="00942891">
        <w:rPr>
          <w:lang w:val="sr-Cyrl-RS"/>
        </w:rPr>
        <w:t>.</w:t>
      </w:r>
      <w:ins w:id="68" w:author="Microsoft Word" w:date="2025-10-15T01:17:00Z" w16du:dateUtc="2025-10-14T23:17:00Z">
        <w:r w:rsidR="007F2A41" w:rsidRPr="00942891">
          <w:rPr>
            <w:lang w:val="sr-Cyrl-RS"/>
          </w:rPr>
          <w:t>.</w:t>
        </w:r>
      </w:ins>
      <w:r w:rsidRPr="00942891">
        <w:rPr>
          <w:lang w:val="sr-Cyrl-RS"/>
        </w:rPr>
        <w:t xml:space="preserve"> </w:t>
      </w:r>
      <w:r w:rsidR="00F96986" w:rsidRPr="00942891">
        <w:rPr>
          <w:lang w:val="sr-Cyrl-RS"/>
        </w:rPr>
        <w:t>Циљ је био да се утврди да ли оне реагују на одговарајући на</w:t>
      </w:r>
      <w:r w:rsidR="00A47648" w:rsidRPr="00942891">
        <w:rPr>
          <w:lang w:val="sr-Cyrl-RS"/>
        </w:rPr>
        <w:t xml:space="preserve">чин и </w:t>
      </w:r>
      <w:r w:rsidR="00646337" w:rsidRPr="00942891">
        <w:rPr>
          <w:lang w:val="sr-Cyrl-RS"/>
        </w:rPr>
        <w:t>извршавају</w:t>
      </w:r>
      <w:r w:rsidR="00A47648" w:rsidRPr="00942891">
        <w:rPr>
          <w:lang w:val="sr-Cyrl-RS"/>
        </w:rPr>
        <w:t xml:space="preserve"> функције које су им предвиђене. </w:t>
      </w:r>
      <w:r w:rsidR="009C141F" w:rsidRPr="00942891">
        <w:rPr>
          <w:lang w:val="sr-Cyrl-RS"/>
        </w:rPr>
        <w:t>Компоненте су реаговале у складу са очекиваним понашањем:</w:t>
      </w:r>
    </w:p>
    <w:p w14:paraId="7BA7F2CA" w14:textId="2D471565" w:rsidR="009C141F" w:rsidRPr="00942891" w:rsidRDefault="003145B5" w:rsidP="009C141F">
      <w:pPr>
        <w:pStyle w:val="Nabrajanje"/>
        <w:rPr>
          <w:i/>
          <w:iCs/>
          <w:lang w:val="sr-Cyrl-RS"/>
        </w:rPr>
      </w:pPr>
      <w:r w:rsidRPr="00942891">
        <w:rPr>
          <w:lang w:val="sr-Cyrl-RS"/>
        </w:rPr>
        <w:t>Па</w:t>
      </w:r>
      <w:r w:rsidR="00826AB1" w:rsidRPr="00942891">
        <w:rPr>
          <w:lang w:val="sr-Cyrl-RS"/>
        </w:rPr>
        <w:t xml:space="preserve">дајуће листе и класа </w:t>
      </w:r>
      <w:r w:rsidR="00826AB1" w:rsidRPr="00942891">
        <w:rPr>
          <w:i/>
          <w:iCs/>
          <w:lang w:val="sr-Cyrl-RS"/>
        </w:rPr>
        <w:t xml:space="preserve">SpinnerSelector </w:t>
      </w:r>
      <w:r w:rsidR="00CC1D22" w:rsidRPr="00942891">
        <w:rPr>
          <w:lang w:val="sr-Cyrl-RS"/>
        </w:rPr>
        <w:t xml:space="preserve">омогућавају </w:t>
      </w:r>
      <w:r w:rsidR="00646337" w:rsidRPr="00942891">
        <w:rPr>
          <w:lang w:val="sr-Cyrl-RS"/>
        </w:rPr>
        <w:t>интуитивно</w:t>
      </w:r>
      <w:r w:rsidR="00CC1D22" w:rsidRPr="00942891">
        <w:rPr>
          <w:lang w:val="sr-Cyrl-RS"/>
        </w:rPr>
        <w:t xml:space="preserve"> подешавање параметара машине. Све измене се </w:t>
      </w:r>
      <w:r w:rsidR="00125352" w:rsidRPr="00942891">
        <w:rPr>
          <w:lang w:val="sr-Cyrl-RS"/>
        </w:rPr>
        <w:t xml:space="preserve">одржавају кликом на дугме </w:t>
      </w:r>
      <w:r w:rsidR="00125352" w:rsidRPr="00942891">
        <w:rPr>
          <w:i/>
          <w:iCs/>
          <w:lang w:val="sr-Cyrl-RS"/>
        </w:rPr>
        <w:t>KREIRAJ MAŠINU.</w:t>
      </w:r>
    </w:p>
    <w:p w14:paraId="38B385B6" w14:textId="47AA4F70" w:rsidR="007F2A41" w:rsidRPr="00942891" w:rsidRDefault="00125352" w:rsidP="00125352">
      <w:pPr>
        <w:pStyle w:val="Nabrajanje"/>
        <w:rPr>
          <w:lang w:val="sr-Cyrl-RS"/>
        </w:rPr>
      </w:pPr>
      <w:r w:rsidRPr="00942891">
        <w:rPr>
          <w:lang w:val="sr-Cyrl-RS"/>
        </w:rPr>
        <w:t xml:space="preserve">Конфигурација </w:t>
      </w:r>
      <w:r w:rsidR="00C109F5" w:rsidRPr="00942891">
        <w:rPr>
          <w:lang w:val="sr-Cyrl-RS"/>
        </w:rPr>
        <w:t xml:space="preserve">прикључне табле обезбеђује да сваки карактер може бити повезан само једном и ограничава број </w:t>
      </w:r>
      <w:r w:rsidR="00B94AFC" w:rsidRPr="00942891">
        <w:rPr>
          <w:lang w:val="sr-Cyrl-RS"/>
        </w:rPr>
        <w:t>конекција</w:t>
      </w:r>
      <w:r w:rsidR="00C109F5" w:rsidRPr="00942891">
        <w:rPr>
          <w:lang w:val="sr-Cyrl-RS"/>
        </w:rPr>
        <w:t xml:space="preserve"> на 10. Такође, </w:t>
      </w:r>
      <w:r w:rsidR="00B94AFC" w:rsidRPr="00942891">
        <w:rPr>
          <w:lang w:val="sr-Cyrl-RS"/>
        </w:rPr>
        <w:t>лабел</w:t>
      </w:r>
      <w:r w:rsidR="00CA3ECD" w:rsidRPr="00942891">
        <w:rPr>
          <w:lang w:val="sr-Cyrl-RS"/>
        </w:rPr>
        <w:t>ом</w:t>
      </w:r>
      <w:r w:rsidR="00B94AFC" w:rsidRPr="00942891">
        <w:rPr>
          <w:lang w:val="sr-Cyrl-RS"/>
        </w:rPr>
        <w:t xml:space="preserve"> која исписује </w:t>
      </w:r>
      <w:r w:rsidR="00CA3ECD" w:rsidRPr="00942891">
        <w:rPr>
          <w:lang w:val="sr-Cyrl-RS"/>
        </w:rPr>
        <w:t xml:space="preserve">конекције и </w:t>
      </w:r>
      <w:r w:rsidR="000A2CEF" w:rsidRPr="00942891">
        <w:rPr>
          <w:lang w:val="sr-Cyrl-RS"/>
        </w:rPr>
        <w:t>таблом</w:t>
      </w:r>
      <w:r w:rsidR="00CA3ECD" w:rsidRPr="00942891">
        <w:rPr>
          <w:lang w:val="sr-Cyrl-RS"/>
        </w:rPr>
        <w:t xml:space="preserve"> са бојом за сваки</w:t>
      </w:r>
      <w:r w:rsidR="000A2CEF" w:rsidRPr="00942891">
        <w:rPr>
          <w:lang w:val="sr-Cyrl-RS"/>
        </w:rPr>
        <w:t xml:space="preserve"> повезан</w:t>
      </w:r>
      <w:r w:rsidR="00CA3ECD" w:rsidRPr="00942891">
        <w:rPr>
          <w:lang w:val="sr-Cyrl-RS"/>
        </w:rPr>
        <w:t xml:space="preserve"> пар</w:t>
      </w:r>
      <w:r w:rsidR="000A2CEF" w:rsidRPr="00942891">
        <w:rPr>
          <w:lang w:val="sr-Cyrl-RS"/>
        </w:rPr>
        <w:t xml:space="preserve">, </w:t>
      </w:r>
      <w:r w:rsidR="00657747" w:rsidRPr="00942891">
        <w:rPr>
          <w:lang w:val="sr-Cyrl-RS"/>
        </w:rPr>
        <w:t>прикључна табла даје кориснику јасан увид шта је урадио</w:t>
      </w:r>
      <w:r w:rsidR="00DA636E" w:rsidRPr="00942891">
        <w:rPr>
          <w:lang w:val="sr-Cyrl-RS"/>
        </w:rPr>
        <w:t>.</w:t>
      </w:r>
    </w:p>
    <w:p w14:paraId="205E5AEE" w14:textId="0193AECC" w:rsidR="00313B3C" w:rsidRPr="00942891" w:rsidRDefault="00FF7905" w:rsidP="00313B3C">
      <w:pPr>
        <w:pStyle w:val="Nabrajanje"/>
        <w:rPr>
          <w:lang w:val="sr-Cyrl-RS"/>
        </w:rPr>
      </w:pPr>
      <w:r w:rsidRPr="00942891">
        <w:rPr>
          <w:lang w:val="sr-Cyrl-RS"/>
        </w:rPr>
        <w:t>Приказ ротора функционише и за дуже</w:t>
      </w:r>
      <w:r w:rsidR="00FC1EC4" w:rsidRPr="00942891">
        <w:rPr>
          <w:lang w:val="sr-Cyrl-RS"/>
        </w:rPr>
        <w:t xml:space="preserve"> и брже</w:t>
      </w:r>
      <w:r w:rsidRPr="00942891">
        <w:rPr>
          <w:lang w:val="sr-Cyrl-RS"/>
        </w:rPr>
        <w:t xml:space="preserve"> шифровање</w:t>
      </w:r>
      <w:r w:rsidR="00BC2897" w:rsidRPr="00942891">
        <w:rPr>
          <w:lang w:val="sr-Cyrl-RS"/>
        </w:rPr>
        <w:t xml:space="preserve"> и</w:t>
      </w:r>
      <w:r w:rsidR="00FC1EC4" w:rsidRPr="00942891">
        <w:rPr>
          <w:lang w:val="sr-Cyrl-RS"/>
        </w:rPr>
        <w:t xml:space="preserve"> табла </w:t>
      </w:r>
      <w:r w:rsidR="00AF5DFF">
        <w:rPr>
          <w:lang w:val="sr-Cyrl-RS"/>
        </w:rPr>
        <w:t>са</w:t>
      </w:r>
      <w:r w:rsidR="00FC1EC4" w:rsidRPr="00942891">
        <w:rPr>
          <w:lang w:val="sr-Cyrl-RS"/>
        </w:rPr>
        <w:t xml:space="preserve"> лампиц</w:t>
      </w:r>
      <w:r w:rsidR="00AF5DFF">
        <w:rPr>
          <w:lang w:val="sr-Cyrl-RS"/>
        </w:rPr>
        <w:t>ама</w:t>
      </w:r>
      <w:r w:rsidR="00FC1EC4" w:rsidRPr="00942891">
        <w:rPr>
          <w:lang w:val="sr-Cyrl-RS"/>
        </w:rPr>
        <w:t xml:space="preserve"> ради </w:t>
      </w:r>
      <w:r w:rsidR="00562EC4" w:rsidRPr="00942891">
        <w:rPr>
          <w:lang w:val="sr-Cyrl-RS"/>
        </w:rPr>
        <w:t>коректно и при великој брзини куцања, чиме је потврђена стабилност система</w:t>
      </w:r>
      <w:r w:rsidR="00313B3C" w:rsidRPr="00942891">
        <w:rPr>
          <w:lang w:val="sr-Cyrl-RS"/>
        </w:rPr>
        <w:t>.</w:t>
      </w:r>
    </w:p>
    <w:p w14:paraId="1180DD09" w14:textId="510E6029" w:rsidR="00BC2897" w:rsidRPr="00942891" w:rsidRDefault="00137910" w:rsidP="00BC2897">
      <w:pPr>
        <w:pStyle w:val="Nabrajanje"/>
        <w:rPr>
          <w:lang w:val="sr-Cyrl-RS"/>
        </w:rPr>
      </w:pPr>
      <w:r w:rsidRPr="00942891">
        <w:rPr>
          <w:lang w:val="sr-Cyrl-RS"/>
        </w:rPr>
        <w:t xml:space="preserve">Визуелни приказ тока шифровања се регуларно мења након сваког тастера, чиме је </w:t>
      </w:r>
      <w:r w:rsidR="00313B3C" w:rsidRPr="00942891">
        <w:rPr>
          <w:lang w:val="sr-Cyrl-RS"/>
        </w:rPr>
        <w:t>омогућен лак процес проласка кроз машину.</w:t>
      </w:r>
    </w:p>
    <w:p w14:paraId="2EFC630B" w14:textId="77777777" w:rsidR="00697412" w:rsidRDefault="00697412" w:rsidP="00313B3C">
      <w:pPr>
        <w:pStyle w:val="Osnovnitekst"/>
        <w:rPr>
          <w:lang w:val="sr-Cyrl-RS"/>
        </w:rPr>
      </w:pPr>
    </w:p>
    <w:p w14:paraId="7E8863E2" w14:textId="77777777" w:rsidR="00AF5DFF" w:rsidRPr="00942891" w:rsidRDefault="00AF5DFF" w:rsidP="00313B3C">
      <w:pPr>
        <w:pStyle w:val="Osnovnitekst"/>
        <w:rPr>
          <w:lang w:val="sr-Cyrl-RS"/>
        </w:rPr>
      </w:pPr>
    </w:p>
    <w:p w14:paraId="7498C036" w14:textId="6E9A8A3C" w:rsidR="00313B3C" w:rsidRPr="00942891" w:rsidRDefault="00313B3C" w:rsidP="00313B3C">
      <w:pPr>
        <w:pStyle w:val="Osnovnitekst"/>
        <w:rPr>
          <w:lang w:val="sr-Cyrl-RS"/>
        </w:rPr>
      </w:pPr>
      <w:r w:rsidRPr="00942891">
        <w:rPr>
          <w:lang w:val="sr-Cyrl-RS"/>
        </w:rPr>
        <w:lastRenderedPageBreak/>
        <w:t xml:space="preserve">Посебна пажња је посвећена приказу резултата шифровања и дешифровања. Наиме, у циљу очувања прегледности интерфејса, дужина текста </w:t>
      </w:r>
      <w:r w:rsidR="00876C0B" w:rsidRPr="00942891">
        <w:rPr>
          <w:lang w:val="sr-Cyrl-RS"/>
        </w:rPr>
        <w:t>приказаног у оквиру за испис, испод</w:t>
      </w:r>
      <w:r w:rsidR="005B7DD0" w:rsidRPr="00942891">
        <w:rPr>
          <w:lang w:val="sr-Cyrl-RS"/>
        </w:rPr>
        <w:t xml:space="preserve"> лабела за приказ унетог и шифрованог текста, о</w:t>
      </w:r>
      <w:r w:rsidR="00876C0B" w:rsidRPr="00942891">
        <w:rPr>
          <w:lang w:val="sr-Cyrl-RS"/>
        </w:rPr>
        <w:t>граничена је на</w:t>
      </w:r>
      <w:r w:rsidR="005B7DD0" w:rsidRPr="00942891">
        <w:rPr>
          <w:lang w:val="sr-Cyrl-RS"/>
        </w:rPr>
        <w:t xml:space="preserve"> 81 карактер, након чега </w:t>
      </w:r>
      <w:r w:rsidR="00151801" w:rsidRPr="00942891">
        <w:rPr>
          <w:lang w:val="sr-Cyrl-RS"/>
        </w:rPr>
        <w:t>се дописује „…“. Ово је дизајнерска одлука која спречава нарушавање распоред GUI компоненти</w:t>
      </w:r>
      <w:r w:rsidR="001803B4" w:rsidRPr="00942891">
        <w:rPr>
          <w:lang w:val="sr-Cyrl-RS"/>
        </w:rPr>
        <w:t xml:space="preserve"> услед прекомерне дужине текста. Ово је демонстративни елемент симулатора, који не утиче на само извршавање. </w:t>
      </w:r>
      <w:r w:rsidR="005F0D9B" w:rsidRPr="00942891">
        <w:rPr>
          <w:lang w:val="sr-Cyrl-RS"/>
        </w:rPr>
        <w:t>Процес шифровања се наставља нормалним током</w:t>
      </w:r>
      <w:r w:rsidR="00F728C6">
        <w:rPr>
          <w:lang w:val="sr-Cyrl-RS"/>
        </w:rPr>
        <w:t>,</w:t>
      </w:r>
      <w:r w:rsidR="005F0D9B" w:rsidRPr="00942891">
        <w:rPr>
          <w:lang w:val="sr-Cyrl-RS"/>
        </w:rPr>
        <w:t xml:space="preserve"> иако се </w:t>
      </w:r>
      <w:r w:rsidR="00052500" w:rsidRPr="00942891">
        <w:rPr>
          <w:lang w:val="sr-Cyrl-RS"/>
        </w:rPr>
        <w:t xml:space="preserve">текст не види на два претходно наведена места. Кликом на дугме </w:t>
      </w:r>
      <w:r w:rsidR="00052500" w:rsidRPr="00942891">
        <w:rPr>
          <w:i/>
          <w:iCs/>
          <w:lang w:val="sr-Cyrl-RS"/>
        </w:rPr>
        <w:t>Dodaj poruku</w:t>
      </w:r>
      <w:r w:rsidR="00052500" w:rsidRPr="00942891">
        <w:rPr>
          <w:lang w:val="sr-Cyrl-RS"/>
        </w:rPr>
        <w:t xml:space="preserve"> у текстуалном прозору приказаће се </w:t>
      </w:r>
      <w:r w:rsidR="00C33E36" w:rsidRPr="00942891">
        <w:rPr>
          <w:lang w:val="sr-Cyrl-RS"/>
        </w:rPr>
        <w:t>цела шифрована порука.</w:t>
      </w:r>
      <w:r w:rsidR="00876C0B" w:rsidRPr="00942891">
        <w:rPr>
          <w:lang w:val="sr-Cyrl-RS"/>
        </w:rPr>
        <w:t xml:space="preserve"> </w:t>
      </w:r>
    </w:p>
    <w:p w14:paraId="56BE6F7C" w14:textId="682C902D" w:rsidR="00FD7BF6" w:rsidRPr="00DC4D61" w:rsidRDefault="00FD7BF6" w:rsidP="00313B3C">
      <w:pPr>
        <w:pStyle w:val="Osnovnitekst"/>
        <w:rPr>
          <w:lang w:val="en-GB"/>
        </w:rPr>
      </w:pPr>
      <w:r w:rsidRPr="00942891">
        <w:rPr>
          <w:lang w:val="sr-Cyrl-RS"/>
        </w:rPr>
        <w:t>Компоненте GUI система стабилно функционишу</w:t>
      </w:r>
      <w:r w:rsidR="00703E4B" w:rsidRPr="00942891">
        <w:rPr>
          <w:lang w:val="sr-Cyrl-RS"/>
        </w:rPr>
        <w:t xml:space="preserve"> у оквиру </w:t>
      </w:r>
      <w:r w:rsidR="00B70368" w:rsidRPr="00942891">
        <w:rPr>
          <w:i/>
          <w:iCs/>
          <w:lang w:val="sr-Cyrl-RS"/>
        </w:rPr>
        <w:t xml:space="preserve">Windows </w:t>
      </w:r>
      <w:r w:rsidR="00B70368" w:rsidRPr="00942891">
        <w:rPr>
          <w:lang w:val="sr-Cyrl-RS"/>
        </w:rPr>
        <w:t>о</w:t>
      </w:r>
      <w:r w:rsidR="004B6528" w:rsidRPr="00942891">
        <w:rPr>
          <w:lang w:val="sr-Cyrl-RS"/>
        </w:rPr>
        <w:t>кружења</w:t>
      </w:r>
      <w:r w:rsidR="00B70368" w:rsidRPr="00942891">
        <w:rPr>
          <w:lang w:val="sr-Cyrl-RS"/>
        </w:rPr>
        <w:t>.</w:t>
      </w:r>
      <w:r w:rsidR="004B6528" w:rsidRPr="00942891">
        <w:rPr>
          <w:lang w:val="sr-Cyrl-RS"/>
        </w:rPr>
        <w:t xml:space="preserve"> Подршка за друге </w:t>
      </w:r>
      <w:r w:rsidR="00646337" w:rsidRPr="00942891">
        <w:rPr>
          <w:lang w:val="sr-Cyrl-RS"/>
        </w:rPr>
        <w:t>оперативне</w:t>
      </w:r>
      <w:r w:rsidR="004B6528" w:rsidRPr="00942891">
        <w:rPr>
          <w:lang w:val="sr-Cyrl-RS"/>
        </w:rPr>
        <w:t xml:space="preserve"> системе није тестирана у оквиру овог рада. Н</w:t>
      </w:r>
      <w:r w:rsidR="00BF2AB2" w:rsidRPr="00942891">
        <w:rPr>
          <w:lang w:val="sr-Cyrl-RS"/>
        </w:rPr>
        <w:t>а основу извршених тестова,</w:t>
      </w:r>
      <w:r w:rsidR="00AD0F33" w:rsidRPr="00942891">
        <w:rPr>
          <w:lang w:val="sr-Cyrl-RS"/>
        </w:rPr>
        <w:t xml:space="preserve"> може се закључити да је систем стабилан, интуитиван за употребу и у потпуности одговара предвиђеној функционалности.</w:t>
      </w:r>
      <w:r w:rsidR="00F904A2" w:rsidRPr="00942891">
        <w:rPr>
          <w:lang w:val="sr-Cyrl-RS"/>
        </w:rPr>
        <w:t xml:space="preserve"> Како би </w:t>
      </w:r>
      <w:r w:rsidR="003D5B80" w:rsidRPr="00942891">
        <w:rPr>
          <w:lang w:val="sr-Cyrl-RS"/>
        </w:rPr>
        <w:t xml:space="preserve">корисници могли сами да тестирају и користе </w:t>
      </w:r>
      <w:r w:rsidR="00BC56C0" w:rsidRPr="00942891">
        <w:rPr>
          <w:lang w:val="sr-Cyrl-RS"/>
        </w:rPr>
        <w:t xml:space="preserve">симулатор, </w:t>
      </w:r>
      <w:r w:rsidR="00EE28B7" w:rsidRPr="00942891">
        <w:rPr>
          <w:lang w:val="sr-Cyrl-RS"/>
        </w:rPr>
        <w:t>комплетан извор код доступан је на</w:t>
      </w:r>
      <w:r w:rsidR="00DC4D61">
        <w:rPr>
          <w:i/>
          <w:iCs/>
        </w:rPr>
        <w:t xml:space="preserve"> Github </w:t>
      </w:r>
      <w:r w:rsidR="00DC4D61">
        <w:rPr>
          <w:lang w:val="sr-Cyrl-RS"/>
        </w:rPr>
        <w:t>репозиторијуму</w:t>
      </w:r>
      <w:r w:rsidR="00464CD8" w:rsidRPr="00942891">
        <w:rPr>
          <w:lang w:val="sr-Cyrl-RS"/>
        </w:rPr>
        <w:t>.</w:t>
      </w:r>
      <w:r w:rsidR="00DC4D61">
        <w:rPr>
          <w:lang w:val="sr-Cyrl-RS"/>
        </w:rPr>
        <w:t xml:space="preserve"> </w:t>
      </w:r>
      <w:r w:rsidR="00DC4D61">
        <w:rPr>
          <w:lang w:val="en-GB"/>
        </w:rPr>
        <w:t>[</w:t>
      </w:r>
      <w:r w:rsidR="00FB69E6">
        <w:rPr>
          <w:lang w:val="sr-Cyrl-RS"/>
        </w:rPr>
        <w:t>17</w:t>
      </w:r>
      <w:r w:rsidR="00DC4D61">
        <w:rPr>
          <w:lang w:val="en-GB"/>
        </w:rPr>
        <w:t>]</w:t>
      </w:r>
    </w:p>
    <w:p w14:paraId="034386FA" w14:textId="6541EDDE" w:rsidR="00B830BC" w:rsidRPr="00942891" w:rsidRDefault="00B830BC" w:rsidP="00B830BC">
      <w:pPr>
        <w:pStyle w:val="Inivonaslova-Poglavlje"/>
        <w:rPr>
          <w:lang w:val="sr-Cyrl-RS"/>
        </w:rPr>
      </w:pPr>
      <w:r w:rsidRPr="00942891">
        <w:rPr>
          <w:lang w:val="sr-Cyrl-RS"/>
        </w:rPr>
        <w:lastRenderedPageBreak/>
        <w:t xml:space="preserve"> </w:t>
      </w:r>
      <w:bookmarkStart w:id="69" w:name="_Toc212025143"/>
      <w:r w:rsidRPr="00942891">
        <w:rPr>
          <w:lang w:val="sr-Cyrl-RS"/>
        </w:rPr>
        <w:t>Закључак</w:t>
      </w:r>
      <w:bookmarkEnd w:id="69"/>
    </w:p>
    <w:p w14:paraId="28C843B9" w14:textId="6C4E8870" w:rsidR="00696C89" w:rsidRPr="00942891" w:rsidRDefault="00696C89" w:rsidP="00696C89">
      <w:pPr>
        <w:pStyle w:val="Osnovnitekst"/>
        <w:rPr>
          <w:lang w:val="sr-Cyrl-RS"/>
        </w:rPr>
      </w:pPr>
      <w:r w:rsidRPr="00942891">
        <w:rPr>
          <w:lang w:val="sr-Cyrl-RS"/>
        </w:rPr>
        <w:t xml:space="preserve">У оквиру овог рада реализован је софтверски симулатор Енигма машине у програмском језику </w:t>
      </w:r>
      <w:r w:rsidRPr="00942891">
        <w:rPr>
          <w:i/>
          <w:iCs/>
          <w:lang w:val="sr-Cyrl-RS"/>
        </w:rPr>
        <w:t>Python</w:t>
      </w:r>
      <w:r w:rsidRPr="00942891">
        <w:rPr>
          <w:lang w:val="sr-Cyrl-RS"/>
        </w:rPr>
        <w:t xml:space="preserve">. Он верно опонаша начин на који је радио један од најзначајнијих електромеханичких уређаја 20. века. Пре саме имплементације, обрађени су основни појмови криптографије и детаљно је објашњен историјат и механизам рада Енигма машине. </w:t>
      </w:r>
      <w:r w:rsidR="00D159AC" w:rsidRPr="00942891">
        <w:rPr>
          <w:lang w:val="sr-Cyrl-RS"/>
        </w:rPr>
        <w:t>Увод у рад кроз ове</w:t>
      </w:r>
      <w:r w:rsidRPr="00942891">
        <w:rPr>
          <w:lang w:val="sr-Cyrl-RS"/>
        </w:rPr>
        <w:t xml:space="preserve"> области би</w:t>
      </w:r>
      <w:r w:rsidR="00A12990">
        <w:rPr>
          <w:lang w:val="en-US"/>
        </w:rPr>
        <w:t>o</w:t>
      </w:r>
      <w:r w:rsidRPr="00942891">
        <w:rPr>
          <w:lang w:val="sr-Cyrl-RS"/>
        </w:rPr>
        <w:t xml:space="preserve"> </w:t>
      </w:r>
      <w:r w:rsidR="00A12990">
        <w:rPr>
          <w:lang w:val="en-US"/>
        </w:rPr>
        <w:t>je</w:t>
      </w:r>
      <w:r w:rsidRPr="00942891">
        <w:rPr>
          <w:lang w:val="sr-Cyrl-RS"/>
        </w:rPr>
        <w:t xml:space="preserve"> неопход</w:t>
      </w:r>
      <w:r w:rsidR="009D4BBF">
        <w:rPr>
          <w:lang w:val="sr-Cyrl-RS"/>
        </w:rPr>
        <w:t>ан</w:t>
      </w:r>
      <w:r w:rsidRPr="00942891">
        <w:rPr>
          <w:lang w:val="sr-Cyrl-RS"/>
        </w:rPr>
        <w:t xml:space="preserve"> за правилно разумевање и успешну израду симулатора.</w:t>
      </w:r>
    </w:p>
    <w:p w14:paraId="25DACAF4" w14:textId="77777777" w:rsidR="00696C89" w:rsidRPr="00942891" w:rsidRDefault="00696C89" w:rsidP="00696C89">
      <w:pPr>
        <w:pStyle w:val="Osnovnitekst"/>
        <w:rPr>
          <w:lang w:val="sr-Cyrl-RS"/>
        </w:rPr>
      </w:pPr>
      <w:r w:rsidRPr="00942891">
        <w:rPr>
          <w:lang w:val="sr-Cyrl-RS"/>
        </w:rPr>
        <w:t>Симулатор обухвата све главне компоненте које су чиниле оригиналну Енигму – роторе, рефлектор, прикључну таблу и таблу са лампицама. Графички кориснички интерфејс осмишљен је тако да кориснику омогући једноставно подешавање параметара машине и јасан преглед процеса шифровања. Функционалности симулатора тестиране су како кроз директну употребу појединачних компоненти, тако и кроз имплементацију сопствених тестова и поређење са постојећим емулаторима. Сви резултати указују на исправан рад. Уз додатне компоненте за визуелизацију, симулатор може бити од користи и у едукативне сврхе.</w:t>
      </w:r>
    </w:p>
    <w:p w14:paraId="55A8B5B3" w14:textId="77777777" w:rsidR="00696C89" w:rsidRPr="00942891" w:rsidRDefault="00696C89" w:rsidP="00696C89">
      <w:pPr>
        <w:pStyle w:val="Osnovnitekst"/>
        <w:rPr>
          <w:lang w:val="sr-Cyrl-RS"/>
        </w:rPr>
      </w:pPr>
      <w:r w:rsidRPr="00942891">
        <w:rPr>
          <w:lang w:val="sr-Cyrl-RS"/>
        </w:rPr>
        <w:t xml:space="preserve">Иако су успешно реализоване све кључне функције, увек постоји простор за унапређење. Као наредни кораци у развоју могу се издвојити подршка за четврти ротор (као код модела М4), унапређење графичког интерфејса, као и проширење подршке на друге оперативне системе. Поред тога, постоји могућност постављања апликације на </w:t>
      </w:r>
      <w:r w:rsidRPr="00942891">
        <w:rPr>
          <w:i/>
          <w:iCs/>
          <w:lang w:val="sr-Cyrl-RS"/>
        </w:rPr>
        <w:t>cloud</w:t>
      </w:r>
      <w:r w:rsidRPr="00942891">
        <w:rPr>
          <w:lang w:val="sr-Cyrl-RS"/>
        </w:rPr>
        <w:t xml:space="preserve"> платформе, што би омогућило коришћење директно из веб прегледача.</w:t>
      </w:r>
    </w:p>
    <w:p w14:paraId="1AE91DFF" w14:textId="362C7E79" w:rsidR="00260E8B" w:rsidRPr="00942891" w:rsidRDefault="00696C89" w:rsidP="00696C89">
      <w:pPr>
        <w:pStyle w:val="Osnovnitekst"/>
        <w:rPr>
          <w:lang w:val="sr-Cyrl-RS"/>
        </w:rPr>
      </w:pPr>
      <w:r w:rsidRPr="00942891">
        <w:rPr>
          <w:lang w:val="sr-Cyrl-RS"/>
        </w:rPr>
        <w:t xml:space="preserve">Рад на овом симулатору био је прилика да се повежу знања из криптографије и програмирања у језику </w:t>
      </w:r>
      <w:r w:rsidRPr="00646337">
        <w:rPr>
          <w:i/>
          <w:iCs/>
          <w:lang w:val="sr-Cyrl-RS"/>
        </w:rPr>
        <w:t>Python</w:t>
      </w:r>
      <w:r w:rsidRPr="00942891">
        <w:rPr>
          <w:lang w:val="sr-Cyrl-RS"/>
        </w:rPr>
        <w:t>, користећи савремене библиотеке. Симулатор представља стабилну основу која се може даље надограђивати у различитим правцима – било у погледу функционалности, визуелне презентације или доступности широј публици.</w:t>
      </w:r>
    </w:p>
    <w:p w14:paraId="25B4424C" w14:textId="04E653B4" w:rsidR="00492E37" w:rsidRPr="00942891" w:rsidRDefault="00492E37" w:rsidP="005103C3">
      <w:pPr>
        <w:pStyle w:val="Osnovnitekst"/>
        <w:rPr>
          <w:lang w:val="sr-Cyrl-RS"/>
        </w:rPr>
      </w:pPr>
    </w:p>
    <w:p w14:paraId="183C9C19" w14:textId="77777777" w:rsidR="00D87C70" w:rsidRPr="00942891" w:rsidRDefault="00D87C70" w:rsidP="005103C3">
      <w:pPr>
        <w:pStyle w:val="Osnovnitekst"/>
        <w:rPr>
          <w:lang w:val="sr-Cyrl-RS"/>
        </w:rPr>
      </w:pPr>
    </w:p>
    <w:p w14:paraId="2D6357B7" w14:textId="77777777" w:rsidR="00697412" w:rsidRPr="00942891" w:rsidRDefault="00697412" w:rsidP="00FC0E07">
      <w:pPr>
        <w:pStyle w:val="Osnovnitekst"/>
        <w:ind w:firstLine="0"/>
        <w:rPr>
          <w:lang w:val="sr-Cyrl-RS"/>
        </w:rPr>
      </w:pPr>
    </w:p>
    <w:p w14:paraId="51D9313E" w14:textId="77777777" w:rsidR="008A6972" w:rsidRPr="00942891" w:rsidRDefault="006412E1" w:rsidP="0051626B">
      <w:pPr>
        <w:pStyle w:val="SadrajLiteratura"/>
        <w:rPr>
          <w:lang w:val="sr-Cyrl-RS"/>
        </w:rPr>
      </w:pPr>
      <w:bookmarkStart w:id="70" w:name="_Toc254342946"/>
      <w:bookmarkStart w:id="71" w:name="_Toc212025144"/>
      <w:r w:rsidRPr="00942891">
        <w:rPr>
          <w:lang w:val="sr-Cyrl-RS"/>
        </w:rPr>
        <w:lastRenderedPageBreak/>
        <w:t>Литература</w:t>
      </w:r>
      <w:bookmarkEnd w:id="70"/>
      <w:bookmarkEnd w:id="71"/>
    </w:p>
    <w:p w14:paraId="2590BE26" w14:textId="11D3A53B" w:rsidR="002978D3" w:rsidRPr="00942891" w:rsidRDefault="002C74EE" w:rsidP="002978D3">
      <w:pPr>
        <w:pStyle w:val="Referenca"/>
        <w:rPr>
          <w:lang w:val="sr-Cyrl-RS"/>
        </w:rPr>
      </w:pPr>
      <w:r w:rsidRPr="00942891">
        <w:rPr>
          <w:lang w:val="sr-Cyrl-RS"/>
        </w:rPr>
        <w:t>S. Sin</w:t>
      </w:r>
      <w:r w:rsidR="004660F8" w:rsidRPr="00942891">
        <w:rPr>
          <w:lang w:val="sr-Cyrl-RS"/>
        </w:rPr>
        <w:t>gh</w:t>
      </w:r>
      <w:r w:rsidR="00996E04" w:rsidRPr="00942891">
        <w:rPr>
          <w:lang w:val="sr-Cyrl-RS"/>
        </w:rPr>
        <w:t xml:space="preserve">, </w:t>
      </w:r>
      <w:r w:rsidR="00996E04" w:rsidRPr="00942891">
        <w:rPr>
          <w:i/>
          <w:iCs/>
          <w:lang w:val="sr-Cyrl-RS"/>
        </w:rPr>
        <w:t xml:space="preserve">The Code Book, </w:t>
      </w:r>
      <w:r w:rsidR="00996E04" w:rsidRPr="00942891">
        <w:rPr>
          <w:lang w:val="sr-Cyrl-RS"/>
        </w:rPr>
        <w:t>Fourth Estate, 1999.</w:t>
      </w:r>
    </w:p>
    <w:p w14:paraId="15B7D1AF" w14:textId="68E39060" w:rsidR="00996E04" w:rsidRPr="00CC4124" w:rsidRDefault="008A7D8A" w:rsidP="002978D3">
      <w:pPr>
        <w:pStyle w:val="Referenca"/>
        <w:rPr>
          <w:lang w:val="sr-Cyrl-RS"/>
        </w:rPr>
      </w:pPr>
      <w:r w:rsidRPr="00942891">
        <w:rPr>
          <w:i/>
          <w:iCs/>
          <w:lang w:val="sr-Cyrl-RS"/>
        </w:rPr>
        <w:t>Основни криптографски појмови</w:t>
      </w:r>
      <w:r w:rsidR="00205F1C" w:rsidRPr="00942891">
        <w:rPr>
          <w:i/>
          <w:iCs/>
          <w:lang w:val="sr-Cyrl-RS"/>
        </w:rPr>
        <w:t>,</w:t>
      </w:r>
      <w:r w:rsidR="00DC4923" w:rsidRPr="00942891">
        <w:rPr>
          <w:i/>
          <w:iCs/>
          <w:lang w:val="sr-Cyrl-RS"/>
        </w:rPr>
        <w:t xml:space="preserve"> </w:t>
      </w:r>
      <w:hyperlink r:id="rId30" w:history="1">
        <w:r w:rsidR="00DC4923" w:rsidRPr="00942891">
          <w:rPr>
            <w:rStyle w:val="Hyperlink"/>
            <w:lang w:val="sr-Cyrl-RS"/>
          </w:rPr>
          <w:t>https://odseknis.akademijanis.edu.rs/wp-content/plugins/vts-predmeti/uploads/ZPKM%20Predavanje%203%202020a.pdf</w:t>
        </w:r>
      </w:hyperlink>
      <w:r w:rsidR="00DC4923" w:rsidRPr="00942891">
        <w:rPr>
          <w:lang w:val="sr-Cyrl-RS"/>
        </w:rPr>
        <w:t xml:space="preserve"> </w:t>
      </w:r>
      <w:r w:rsidR="005734D1" w:rsidRPr="00942891">
        <w:rPr>
          <w:lang w:val="sr-Cyrl-RS"/>
        </w:rPr>
        <w:t xml:space="preserve"> (</w:t>
      </w:r>
      <w:r w:rsidR="003C391A" w:rsidRPr="00942891">
        <w:rPr>
          <w:lang w:val="sr-Cyrl-RS"/>
        </w:rPr>
        <w:t>5</w:t>
      </w:r>
      <w:r w:rsidR="005734D1" w:rsidRPr="00942891">
        <w:rPr>
          <w:lang w:val="sr-Cyrl-RS"/>
        </w:rPr>
        <w:t>.10.2025.)</w:t>
      </w:r>
    </w:p>
    <w:p w14:paraId="2922D731" w14:textId="2905CB89" w:rsidR="00CC4124" w:rsidRPr="0098078E" w:rsidRDefault="00CC4124" w:rsidP="002978D3">
      <w:pPr>
        <w:pStyle w:val="Referenca"/>
        <w:rPr>
          <w:lang w:val="sr-Cyrl-RS"/>
        </w:rPr>
      </w:pPr>
      <w:r>
        <w:rPr>
          <w:lang w:val="en-GB"/>
        </w:rPr>
        <w:t xml:space="preserve">J. Katz &amp; Y. Lindell, </w:t>
      </w:r>
      <w:r>
        <w:rPr>
          <w:i/>
          <w:iCs/>
          <w:lang w:val="en-GB"/>
        </w:rPr>
        <w:t xml:space="preserve">Introduction to Modern Cryptography, </w:t>
      </w:r>
      <w:r>
        <w:rPr>
          <w:lang w:val="en-GB"/>
        </w:rPr>
        <w:t>Chapman &amp; Hall/CRC, 2007.</w:t>
      </w:r>
    </w:p>
    <w:p w14:paraId="1E53686C" w14:textId="7A663A9E" w:rsidR="0098078E" w:rsidRPr="00942891" w:rsidRDefault="0098078E" w:rsidP="002978D3">
      <w:pPr>
        <w:pStyle w:val="Referenca"/>
        <w:rPr>
          <w:lang w:val="sr-Cyrl-RS"/>
        </w:rPr>
      </w:pPr>
      <w:r>
        <w:rPr>
          <w:lang w:val="en-GB"/>
        </w:rPr>
        <w:t xml:space="preserve">Crypto Museum, </w:t>
      </w:r>
      <w:r>
        <w:rPr>
          <w:i/>
          <w:iCs/>
          <w:lang w:val="en-GB"/>
        </w:rPr>
        <w:t>Probemaschine</w:t>
      </w:r>
      <w:r>
        <w:rPr>
          <w:lang w:val="en-GB"/>
        </w:rPr>
        <w:t xml:space="preserve">, </w:t>
      </w:r>
      <w:hyperlink r:id="rId31" w:history="1">
        <w:r w:rsidRPr="00E92B39">
          <w:rPr>
            <w:rStyle w:val="Hyperlink"/>
            <w:lang w:val="en-GB"/>
          </w:rPr>
          <w:t>https://www.cryptomuseum.com/crypto/enigma/probemaschine/</w:t>
        </w:r>
      </w:hyperlink>
      <w:r>
        <w:rPr>
          <w:lang w:val="en-GB"/>
        </w:rPr>
        <w:t xml:space="preserve"> (9.10.2025.)</w:t>
      </w:r>
    </w:p>
    <w:p w14:paraId="2D46E7CC" w14:textId="12A210F9" w:rsidR="00444B14" w:rsidRPr="002B4111" w:rsidRDefault="00F74A4E" w:rsidP="002978D3">
      <w:pPr>
        <w:pStyle w:val="Referenca"/>
        <w:rPr>
          <w:lang w:val="sr-Cyrl-RS"/>
        </w:rPr>
      </w:pPr>
      <w:r w:rsidRPr="00942891">
        <w:rPr>
          <w:lang w:val="sr-Cyrl-RS"/>
        </w:rPr>
        <w:t>Crypto Museum</w:t>
      </w:r>
      <w:r w:rsidR="00104990" w:rsidRPr="00942891">
        <w:rPr>
          <w:lang w:val="sr-Cyrl-RS"/>
        </w:rPr>
        <w:t xml:space="preserve">, History of the Enigma, </w:t>
      </w:r>
      <w:hyperlink r:id="rId32" w:history="1">
        <w:r w:rsidR="00104990" w:rsidRPr="00942891">
          <w:rPr>
            <w:rStyle w:val="Hyperlink"/>
            <w:lang w:val="sr-Cyrl-RS"/>
          </w:rPr>
          <w:t>https://www.cryptomuseum.com/crypto/enigma/hist.htm</w:t>
        </w:r>
      </w:hyperlink>
      <w:r w:rsidR="00104990" w:rsidRPr="00942891">
        <w:rPr>
          <w:lang w:val="sr-Cyrl-RS"/>
        </w:rPr>
        <w:t xml:space="preserve"> (</w:t>
      </w:r>
      <w:r w:rsidR="008D6C2E" w:rsidRPr="00942891">
        <w:rPr>
          <w:lang w:val="sr-Cyrl-RS"/>
        </w:rPr>
        <w:t>10</w:t>
      </w:r>
      <w:r w:rsidR="00FD44E8" w:rsidRPr="00942891">
        <w:rPr>
          <w:lang w:val="sr-Cyrl-RS"/>
        </w:rPr>
        <w:t>.10.2025.)</w:t>
      </w:r>
    </w:p>
    <w:p w14:paraId="6B19E27E" w14:textId="340CF377" w:rsidR="002B4111" w:rsidRPr="00942891" w:rsidRDefault="002B4111" w:rsidP="002978D3">
      <w:pPr>
        <w:pStyle w:val="Referenca"/>
        <w:rPr>
          <w:lang w:val="sr-Cyrl-RS"/>
        </w:rPr>
      </w:pPr>
      <w:r>
        <w:rPr>
          <w:lang w:val="en-GB"/>
        </w:rPr>
        <w:t xml:space="preserve">The Editors of Encyclopedia Britannica, </w:t>
      </w:r>
      <w:r>
        <w:rPr>
          <w:i/>
          <w:iCs/>
          <w:lang w:val="en-GB"/>
        </w:rPr>
        <w:t xml:space="preserve">Enigma – German code device, </w:t>
      </w:r>
      <w:hyperlink r:id="rId33" w:history="1">
        <w:r w:rsidRPr="00E92B39">
          <w:rPr>
            <w:rStyle w:val="Hyperlink"/>
            <w:lang w:val="en-GB"/>
          </w:rPr>
          <w:t>https://www.britannica.com/topic/Enigma-German-code-device</w:t>
        </w:r>
      </w:hyperlink>
      <w:r>
        <w:rPr>
          <w:i/>
          <w:iCs/>
          <w:lang w:val="en-GB"/>
        </w:rPr>
        <w:t xml:space="preserve"> </w:t>
      </w:r>
      <w:r>
        <w:rPr>
          <w:lang w:val="en-GB"/>
        </w:rPr>
        <w:t>(22.10.2025.)</w:t>
      </w:r>
      <w:r>
        <w:rPr>
          <w:i/>
          <w:iCs/>
          <w:lang w:val="en-GB"/>
        </w:rPr>
        <w:t xml:space="preserve"> </w:t>
      </w:r>
    </w:p>
    <w:p w14:paraId="5E37400F" w14:textId="55890D0E" w:rsidR="00926237" w:rsidRPr="00942891" w:rsidRDefault="00571639" w:rsidP="002978D3">
      <w:pPr>
        <w:pStyle w:val="Referenca"/>
        <w:rPr>
          <w:lang w:val="sr-Cyrl-RS"/>
        </w:rPr>
      </w:pPr>
      <w:r w:rsidRPr="00942891">
        <w:rPr>
          <w:lang w:val="sr-Cyrl-RS"/>
        </w:rPr>
        <w:t xml:space="preserve">Crypto Museum, </w:t>
      </w:r>
      <w:r w:rsidRPr="00942891">
        <w:rPr>
          <w:i/>
          <w:iCs/>
          <w:lang w:val="sr-Cyrl-RS"/>
        </w:rPr>
        <w:t xml:space="preserve">Enigma explained, </w:t>
      </w:r>
      <w:hyperlink r:id="rId34" w:history="1">
        <w:r w:rsidR="0098078E" w:rsidRPr="00E92B39">
          <w:rPr>
            <w:rStyle w:val="Hyperlink"/>
            <w:lang w:val="sr-Cyrl-RS"/>
          </w:rPr>
          <w:t>https://www.cryptomuseum.com/crypto/enigma/working.h</w:t>
        </w:r>
        <w:r w:rsidR="0098078E" w:rsidRPr="00E92B39">
          <w:rPr>
            <w:rStyle w:val="Hyperlink"/>
            <w:lang w:val="en-GB"/>
          </w:rPr>
          <w:t>tm</w:t>
        </w:r>
      </w:hyperlink>
      <w:r w:rsidR="00225A92">
        <w:rPr>
          <w:lang w:val="sr-Cyrl-RS"/>
        </w:rPr>
        <w:t xml:space="preserve"> </w:t>
      </w:r>
      <w:r w:rsidR="00DE1D9F" w:rsidRPr="00942891">
        <w:rPr>
          <w:lang w:val="sr-Cyrl-RS"/>
        </w:rPr>
        <w:t>(</w:t>
      </w:r>
      <w:r w:rsidR="008D6C2E" w:rsidRPr="00942891">
        <w:rPr>
          <w:lang w:val="sr-Cyrl-RS"/>
        </w:rPr>
        <w:t>10</w:t>
      </w:r>
      <w:r w:rsidR="00DE1D9F" w:rsidRPr="00942891">
        <w:rPr>
          <w:lang w:val="sr-Cyrl-RS"/>
        </w:rPr>
        <w:t>.10.2025</w:t>
      </w:r>
      <w:r w:rsidR="00E037A0" w:rsidRPr="00942891">
        <w:rPr>
          <w:lang w:val="sr-Cyrl-RS"/>
        </w:rPr>
        <w:t>.)</w:t>
      </w:r>
    </w:p>
    <w:p w14:paraId="534D2F38" w14:textId="733F02CD" w:rsidR="001424D4" w:rsidRPr="00942891" w:rsidRDefault="001424D4" w:rsidP="002978D3">
      <w:pPr>
        <w:pStyle w:val="Referenca"/>
        <w:rPr>
          <w:lang w:val="sr-Cyrl-RS"/>
        </w:rPr>
      </w:pPr>
      <w:r w:rsidRPr="00942891">
        <w:rPr>
          <w:lang w:val="sr-Cyrl-RS"/>
        </w:rPr>
        <w:t xml:space="preserve">Wikipedia, </w:t>
      </w:r>
      <w:r w:rsidR="00336C8D" w:rsidRPr="00942891">
        <w:rPr>
          <w:i/>
          <w:iCs/>
          <w:lang w:val="sr-Cyrl-RS"/>
        </w:rPr>
        <w:t xml:space="preserve">Enigma rotor details, </w:t>
      </w:r>
      <w:hyperlink r:id="rId35" w:anchor="/media/File:Enigma_rotor_wiring.png" w:history="1">
        <w:r w:rsidR="00336C8D" w:rsidRPr="00942891">
          <w:rPr>
            <w:rStyle w:val="Hyperlink"/>
            <w:lang w:val="sr-Cyrl-RS"/>
          </w:rPr>
          <w:t>https://en.wikipedia.org/wiki/Enigma_rotor_details#/media/File:Enigma_rotor_wiring.png</w:t>
        </w:r>
      </w:hyperlink>
      <w:r w:rsidR="00336C8D" w:rsidRPr="00942891">
        <w:rPr>
          <w:lang w:val="sr-Cyrl-RS"/>
        </w:rPr>
        <w:t xml:space="preserve"> (5.10.2025.)</w:t>
      </w:r>
    </w:p>
    <w:p w14:paraId="07C468BD" w14:textId="2D57C3EA" w:rsidR="00C84555" w:rsidRPr="00942891" w:rsidRDefault="00C84555" w:rsidP="002978D3">
      <w:pPr>
        <w:pStyle w:val="Referenca"/>
        <w:rPr>
          <w:lang w:val="sr-Cyrl-RS"/>
        </w:rPr>
      </w:pPr>
      <w:r w:rsidRPr="00942891">
        <w:rPr>
          <w:lang w:val="sr-Cyrl-RS"/>
        </w:rPr>
        <w:t>Pyton Software Foundation</w:t>
      </w:r>
      <w:r w:rsidR="009B4077" w:rsidRPr="00942891">
        <w:rPr>
          <w:lang w:val="sr-Cyrl-RS"/>
        </w:rPr>
        <w:t xml:space="preserve">, </w:t>
      </w:r>
      <w:r w:rsidR="007B54F9" w:rsidRPr="00942891">
        <w:rPr>
          <w:i/>
          <w:iCs/>
          <w:lang w:val="sr-Cyrl-RS"/>
        </w:rPr>
        <w:t xml:space="preserve">Python 3.13.8 documentation, </w:t>
      </w:r>
      <w:hyperlink r:id="rId36" w:history="1">
        <w:r w:rsidR="007B54F9" w:rsidRPr="00942891">
          <w:rPr>
            <w:rStyle w:val="Hyperlink"/>
            <w:lang w:val="sr-Cyrl-RS"/>
          </w:rPr>
          <w:t>https://docs.python.org/3.13/</w:t>
        </w:r>
      </w:hyperlink>
      <w:r w:rsidR="003C391A" w:rsidRPr="00942891">
        <w:rPr>
          <w:lang w:val="sr-Cyrl-RS"/>
        </w:rPr>
        <w:t xml:space="preserve"> </w:t>
      </w:r>
      <w:r w:rsidR="008D6C2E" w:rsidRPr="00942891">
        <w:rPr>
          <w:lang w:val="sr-Cyrl-RS"/>
        </w:rPr>
        <w:t>(10.10.2025.)</w:t>
      </w:r>
    </w:p>
    <w:p w14:paraId="241F865E" w14:textId="6BB09D7A" w:rsidR="00593E2D" w:rsidRPr="00942891" w:rsidRDefault="00BB0DB2" w:rsidP="002978D3">
      <w:pPr>
        <w:pStyle w:val="Referenca"/>
        <w:rPr>
          <w:lang w:val="sr-Cyrl-RS"/>
        </w:rPr>
      </w:pPr>
      <w:r w:rsidRPr="00942891">
        <w:rPr>
          <w:lang w:val="sr-Cyrl-RS"/>
        </w:rPr>
        <w:t xml:space="preserve">Python Software Foundation, </w:t>
      </w:r>
      <w:r w:rsidR="009A5124" w:rsidRPr="00942891">
        <w:rPr>
          <w:i/>
          <w:iCs/>
          <w:lang w:val="sr-Cyrl-RS"/>
        </w:rPr>
        <w:t xml:space="preserve">The Python Package Index, </w:t>
      </w:r>
      <w:hyperlink r:id="rId37" w:history="1">
        <w:r w:rsidR="009A5124" w:rsidRPr="00942891">
          <w:rPr>
            <w:rStyle w:val="Hyperlink"/>
            <w:lang w:val="sr-Cyrl-RS"/>
          </w:rPr>
          <w:t>https://pypi.org/</w:t>
        </w:r>
      </w:hyperlink>
      <w:r w:rsidR="00593E2D" w:rsidRPr="00942891">
        <w:rPr>
          <w:lang w:val="sr-Cyrl-RS"/>
        </w:rPr>
        <w:t xml:space="preserve"> (15.10.2025.)</w:t>
      </w:r>
    </w:p>
    <w:p w14:paraId="6AEEFAE7" w14:textId="6F0DDF14" w:rsidR="0073738A" w:rsidRPr="00942891" w:rsidRDefault="007E1126" w:rsidP="00C95538">
      <w:pPr>
        <w:pStyle w:val="Referenca"/>
        <w:rPr>
          <w:lang w:val="sr-Cyrl-RS"/>
        </w:rPr>
      </w:pPr>
      <w:r w:rsidRPr="00942891">
        <w:rPr>
          <w:lang w:val="sr-Cyrl-RS"/>
        </w:rPr>
        <w:t xml:space="preserve">JetBrains s.r.o, </w:t>
      </w:r>
      <w:r w:rsidR="00415C59" w:rsidRPr="00942891">
        <w:rPr>
          <w:i/>
          <w:iCs/>
          <w:lang w:val="sr-Cyrl-RS"/>
        </w:rPr>
        <w:t xml:space="preserve">PyCharm 2023.3, </w:t>
      </w:r>
      <w:hyperlink r:id="rId38" w:history="1">
        <w:r w:rsidR="00415C59" w:rsidRPr="00942891">
          <w:rPr>
            <w:rStyle w:val="Hyperlink"/>
            <w:lang w:val="sr-Cyrl-RS"/>
          </w:rPr>
          <w:t>https://www.jetbrains.com/help/pycharm/2023.3/getting-started.html</w:t>
        </w:r>
      </w:hyperlink>
      <w:r w:rsidR="00415C59" w:rsidRPr="00942891">
        <w:rPr>
          <w:lang w:val="sr-Cyrl-RS"/>
        </w:rPr>
        <w:t xml:space="preserve"> (10</w:t>
      </w:r>
      <w:r w:rsidR="00EC57AB" w:rsidRPr="00942891">
        <w:rPr>
          <w:lang w:val="sr-Cyrl-RS"/>
        </w:rPr>
        <w:t>.10.2025.)</w:t>
      </w:r>
    </w:p>
    <w:p w14:paraId="1C9AF205" w14:textId="64FD4DFB" w:rsidR="00C95538" w:rsidRPr="00942891" w:rsidRDefault="00C95538" w:rsidP="00C95538">
      <w:pPr>
        <w:pStyle w:val="Referenca"/>
        <w:rPr>
          <w:lang w:val="sr-Cyrl-RS"/>
        </w:rPr>
      </w:pPr>
      <w:r w:rsidRPr="00942891">
        <w:rPr>
          <w:lang w:val="sr-Cyrl-RS"/>
        </w:rPr>
        <w:t xml:space="preserve">Git Community, </w:t>
      </w:r>
      <w:r w:rsidR="009676D7" w:rsidRPr="00942891">
        <w:rPr>
          <w:i/>
          <w:iCs/>
          <w:lang w:val="sr-Cyrl-RS"/>
        </w:rPr>
        <w:t xml:space="preserve">Git Reference, </w:t>
      </w:r>
      <w:hyperlink r:id="rId39" w:history="1">
        <w:r w:rsidR="00CD7C65" w:rsidRPr="00942891">
          <w:rPr>
            <w:rStyle w:val="Hyperlink"/>
            <w:lang w:val="sr-Cyrl-RS"/>
          </w:rPr>
          <w:t>https://git-scm.com/docs</w:t>
        </w:r>
      </w:hyperlink>
      <w:r w:rsidR="00CD7C65" w:rsidRPr="00942891">
        <w:rPr>
          <w:lang w:val="sr-Cyrl-RS"/>
        </w:rPr>
        <w:t xml:space="preserve"> (2.10.2025.)</w:t>
      </w:r>
    </w:p>
    <w:p w14:paraId="3A2C0353" w14:textId="58606655" w:rsidR="00CD7C65" w:rsidRPr="00942891" w:rsidRDefault="000A79E1" w:rsidP="007C046F">
      <w:pPr>
        <w:pStyle w:val="Referenca"/>
        <w:rPr>
          <w:lang w:val="sr-Cyrl-RS"/>
        </w:rPr>
      </w:pPr>
      <w:r w:rsidRPr="00942891">
        <w:rPr>
          <w:lang w:val="sr-Cyrl-RS"/>
        </w:rPr>
        <w:t xml:space="preserve">T. Schimansky, </w:t>
      </w:r>
      <w:r w:rsidRPr="00942891">
        <w:rPr>
          <w:i/>
          <w:iCs/>
          <w:lang w:val="sr-Cyrl-RS"/>
        </w:rPr>
        <w:t xml:space="preserve">CustomTkinter documentation, </w:t>
      </w:r>
      <w:hyperlink r:id="rId40" w:history="1">
        <w:r w:rsidR="00E749BA" w:rsidRPr="00942891">
          <w:rPr>
            <w:rStyle w:val="Hyperlink"/>
            <w:lang w:val="sr-Cyrl-RS"/>
          </w:rPr>
          <w:t>https://customtkinter.tomschimansky.com/documentation/</w:t>
        </w:r>
      </w:hyperlink>
      <w:r w:rsidR="00E749BA" w:rsidRPr="00942891">
        <w:rPr>
          <w:lang w:val="sr-Cyrl-RS"/>
        </w:rPr>
        <w:t xml:space="preserve"> (7.10.2025.)</w:t>
      </w:r>
    </w:p>
    <w:p w14:paraId="6790C5B4" w14:textId="5E787D3E" w:rsidR="00E749BA" w:rsidRPr="00942891" w:rsidRDefault="009F7A3E" w:rsidP="007C046F">
      <w:pPr>
        <w:pStyle w:val="Referenca"/>
        <w:rPr>
          <w:lang w:val="sr-Cyrl-RS"/>
        </w:rPr>
      </w:pPr>
      <w:r w:rsidRPr="00942891">
        <w:rPr>
          <w:lang w:val="sr-Cyrl-RS"/>
        </w:rPr>
        <w:t>D. Cortesi, PyInstaller</w:t>
      </w:r>
      <w:r w:rsidRPr="00942891">
        <w:rPr>
          <w:i/>
          <w:iCs/>
          <w:lang w:val="sr-Cyrl-RS"/>
        </w:rPr>
        <w:t xml:space="preserve"> Manual, </w:t>
      </w:r>
      <w:hyperlink r:id="rId41" w:history="1">
        <w:r w:rsidR="004F11E1" w:rsidRPr="00942891">
          <w:rPr>
            <w:rStyle w:val="Hyperlink"/>
            <w:lang w:val="sr-Cyrl-RS"/>
          </w:rPr>
          <w:t>https://pyinstaller.org/en/stable/</w:t>
        </w:r>
      </w:hyperlink>
      <w:r w:rsidR="004F11E1" w:rsidRPr="00942891">
        <w:rPr>
          <w:lang w:val="sr-Cyrl-RS"/>
        </w:rPr>
        <w:t xml:space="preserve"> (7.10.2025.)</w:t>
      </w:r>
    </w:p>
    <w:p w14:paraId="6A74DEFE" w14:textId="0E506DBF" w:rsidR="00CF49EF" w:rsidRPr="00942891" w:rsidRDefault="00CF49EF" w:rsidP="007C046F">
      <w:pPr>
        <w:pStyle w:val="Referenca"/>
        <w:rPr>
          <w:lang w:val="sr-Cyrl-RS"/>
        </w:rPr>
      </w:pPr>
      <w:r w:rsidRPr="00942891">
        <w:rPr>
          <w:lang w:val="sr-Cyrl-RS"/>
        </w:rPr>
        <w:t>101computing</w:t>
      </w:r>
      <w:r w:rsidR="000A3AD8" w:rsidRPr="00942891">
        <w:rPr>
          <w:lang w:val="sr-Cyrl-RS"/>
        </w:rPr>
        <w:t xml:space="preserve">.net, </w:t>
      </w:r>
      <w:r w:rsidR="000A3AD8" w:rsidRPr="00942891">
        <w:rPr>
          <w:i/>
          <w:iCs/>
          <w:lang w:val="sr-Cyrl-RS"/>
        </w:rPr>
        <w:t xml:space="preserve">Enigma Machine Emulator, </w:t>
      </w:r>
      <w:hyperlink r:id="rId42" w:history="1">
        <w:r w:rsidR="000A3AD8" w:rsidRPr="00942891">
          <w:rPr>
            <w:rStyle w:val="Hyperlink"/>
            <w:lang w:val="sr-Cyrl-RS"/>
          </w:rPr>
          <w:t>https://www.101computing.net/enigma-machine-emulator/</w:t>
        </w:r>
      </w:hyperlink>
      <w:r w:rsidR="000A3AD8" w:rsidRPr="00942891">
        <w:rPr>
          <w:lang w:val="sr-Cyrl-RS"/>
        </w:rPr>
        <w:t xml:space="preserve"> (</w:t>
      </w:r>
      <w:r w:rsidR="005D1212" w:rsidRPr="00942891">
        <w:rPr>
          <w:lang w:val="sr-Cyrl-RS"/>
        </w:rPr>
        <w:t>16.10.2025.</w:t>
      </w:r>
      <w:r w:rsidR="000A3AD8" w:rsidRPr="00942891">
        <w:rPr>
          <w:lang w:val="sr-Cyrl-RS"/>
        </w:rPr>
        <w:t>)</w:t>
      </w:r>
    </w:p>
    <w:p w14:paraId="4B3A3777" w14:textId="518E44D7" w:rsidR="001B4396" w:rsidRPr="00DC4D61" w:rsidRDefault="00B235A6" w:rsidP="007C046F">
      <w:pPr>
        <w:pStyle w:val="Referenca"/>
        <w:rPr>
          <w:lang w:val="sr-Cyrl-RS"/>
        </w:rPr>
      </w:pPr>
      <w:r w:rsidRPr="00942891">
        <w:rPr>
          <w:lang w:val="sr-Cyrl-RS"/>
        </w:rPr>
        <w:t xml:space="preserve">P. Marks &amp; F. Weierud, </w:t>
      </w:r>
      <w:r w:rsidR="00E84370" w:rsidRPr="00942891">
        <w:rPr>
          <w:lang w:val="sr-Cyrl-RS"/>
        </w:rPr>
        <w:t>„</w:t>
      </w:r>
      <w:r w:rsidRPr="00942891">
        <w:rPr>
          <w:i/>
          <w:iCs/>
          <w:lang w:val="sr-Cyrl-RS"/>
        </w:rPr>
        <w:t xml:space="preserve">Recovering The Wiring of Enigma's Umkehrwalze </w:t>
      </w:r>
      <w:r w:rsidR="005913E7" w:rsidRPr="00942891">
        <w:rPr>
          <w:i/>
          <w:iCs/>
          <w:lang w:val="sr-Cyrl-RS"/>
        </w:rPr>
        <w:t>A</w:t>
      </w:r>
      <w:r w:rsidR="00E84370" w:rsidRPr="00942891">
        <w:rPr>
          <w:i/>
          <w:iCs/>
          <w:lang w:val="sr-Cyrl-RS"/>
        </w:rPr>
        <w:t>“</w:t>
      </w:r>
      <w:r w:rsidR="005913E7" w:rsidRPr="00942891">
        <w:rPr>
          <w:i/>
          <w:iCs/>
          <w:lang w:val="sr-Cyrl-RS"/>
        </w:rPr>
        <w:t>,</w:t>
      </w:r>
      <w:r w:rsidR="00E84370" w:rsidRPr="00942891">
        <w:rPr>
          <w:i/>
          <w:iCs/>
          <w:lang w:val="sr-Cyrl-RS"/>
        </w:rPr>
        <w:t xml:space="preserve"> Cryptologia</w:t>
      </w:r>
      <w:r w:rsidR="00A22A07" w:rsidRPr="00942891">
        <w:rPr>
          <w:i/>
          <w:iCs/>
          <w:lang w:val="sr-Cyrl-RS"/>
        </w:rPr>
        <w:t xml:space="preserve">, </w:t>
      </w:r>
      <w:r w:rsidR="00A22A07" w:rsidRPr="00942891">
        <w:rPr>
          <w:lang w:val="sr-Cyrl-RS"/>
        </w:rPr>
        <w:t xml:space="preserve">pp. 55-66, </w:t>
      </w:r>
      <w:r w:rsidR="00FB29AE" w:rsidRPr="00942891">
        <w:rPr>
          <w:lang w:val="sr-Cyrl-RS"/>
        </w:rPr>
        <w:t>Jan.</w:t>
      </w:r>
      <w:r w:rsidR="00A22A07" w:rsidRPr="00942891">
        <w:rPr>
          <w:lang w:val="sr-Cyrl-RS"/>
        </w:rPr>
        <w:t xml:space="preserve"> 2000.</w:t>
      </w:r>
      <w:r w:rsidR="005913E7" w:rsidRPr="00942891">
        <w:rPr>
          <w:i/>
          <w:iCs/>
          <w:lang w:val="sr-Cyrl-RS"/>
        </w:rPr>
        <w:t xml:space="preserve"> </w:t>
      </w:r>
    </w:p>
    <w:p w14:paraId="148A5895" w14:textId="4A99DBF5" w:rsidR="00DC4D61" w:rsidRPr="00942891" w:rsidRDefault="00DC4D61" w:rsidP="007C046F">
      <w:pPr>
        <w:pStyle w:val="Referenca"/>
        <w:rPr>
          <w:lang w:val="sr-Cyrl-RS"/>
        </w:rPr>
      </w:pPr>
      <w:r>
        <w:rPr>
          <w:lang w:val="en-GB"/>
        </w:rPr>
        <w:t xml:space="preserve">L. Golijanin, </w:t>
      </w:r>
      <w:r>
        <w:rPr>
          <w:i/>
          <w:iCs/>
          <w:lang w:val="en-GB"/>
        </w:rPr>
        <w:t xml:space="preserve">EnigmaSimulator, </w:t>
      </w:r>
      <w:hyperlink r:id="rId43" w:history="1">
        <w:r w:rsidRPr="00DC4D61">
          <w:rPr>
            <w:rStyle w:val="Hyperlink"/>
            <w:lang w:val="en-GB"/>
          </w:rPr>
          <w:t>https://github.com/LukaGolijanin/EnigmaSimulator/</w:t>
        </w:r>
      </w:hyperlink>
      <w:r>
        <w:rPr>
          <w:i/>
          <w:iCs/>
          <w:lang w:val="en-GB"/>
        </w:rPr>
        <w:t xml:space="preserve"> </w:t>
      </w:r>
      <w:r>
        <w:rPr>
          <w:lang w:val="en-GB"/>
        </w:rPr>
        <w:t>(17.10.2025.)</w:t>
      </w:r>
    </w:p>
    <w:p w14:paraId="2044DC36" w14:textId="77777777" w:rsidR="00A65719" w:rsidRPr="00942891" w:rsidRDefault="00A65719" w:rsidP="00A65719">
      <w:pPr>
        <w:pStyle w:val="SadrajLiteratura"/>
        <w:rPr>
          <w:lang w:val="sr-Cyrl-RS"/>
        </w:rPr>
      </w:pPr>
      <w:bookmarkStart w:id="72" w:name="_Toc212025145"/>
      <w:r w:rsidRPr="00942891">
        <w:rPr>
          <w:lang w:val="sr-Cyrl-RS"/>
        </w:rPr>
        <w:lastRenderedPageBreak/>
        <w:t>Списак скраћеница</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470"/>
      </w:tblGrid>
      <w:tr w:rsidR="008B5DE4" w:rsidRPr="00942891" w14:paraId="2BAE7989" w14:textId="77777777" w:rsidTr="0054505E">
        <w:tc>
          <w:tcPr>
            <w:tcW w:w="1384" w:type="dxa"/>
            <w:vAlign w:val="center"/>
          </w:tcPr>
          <w:p w14:paraId="11491D1D" w14:textId="650454E2" w:rsidR="008B5DE4" w:rsidRPr="00942891" w:rsidRDefault="008B5DE4" w:rsidP="0054505E">
            <w:pPr>
              <w:pStyle w:val="Osnovnitekst"/>
              <w:spacing w:after="0"/>
              <w:ind w:firstLine="0"/>
              <w:jc w:val="left"/>
              <w:rPr>
                <w:lang w:val="sr-Cyrl-RS"/>
              </w:rPr>
            </w:pPr>
            <w:r w:rsidRPr="00942891">
              <w:rPr>
                <w:lang w:val="sr-Cyrl-RS"/>
              </w:rPr>
              <w:t>DES</w:t>
            </w:r>
          </w:p>
        </w:tc>
        <w:tc>
          <w:tcPr>
            <w:tcW w:w="8470" w:type="dxa"/>
            <w:vAlign w:val="center"/>
          </w:tcPr>
          <w:p w14:paraId="3CEEAEA3" w14:textId="370BC1BC" w:rsidR="008B5DE4" w:rsidRPr="00942891" w:rsidRDefault="008B5DE4" w:rsidP="0054505E">
            <w:pPr>
              <w:pStyle w:val="Osnovnitekst"/>
              <w:spacing w:after="0"/>
              <w:ind w:firstLine="0"/>
              <w:jc w:val="left"/>
              <w:rPr>
                <w:i/>
                <w:lang w:val="sr-Cyrl-RS"/>
              </w:rPr>
            </w:pPr>
            <w:r w:rsidRPr="00942891">
              <w:rPr>
                <w:i/>
                <w:lang w:val="sr-Cyrl-RS"/>
              </w:rPr>
              <w:t>Data Encryption Standard</w:t>
            </w:r>
          </w:p>
        </w:tc>
      </w:tr>
      <w:tr w:rsidR="008B5DE4" w:rsidRPr="00942891" w14:paraId="21CFE359" w14:textId="77777777" w:rsidTr="0054505E">
        <w:tc>
          <w:tcPr>
            <w:tcW w:w="1384" w:type="dxa"/>
            <w:vAlign w:val="center"/>
          </w:tcPr>
          <w:p w14:paraId="5F7939D6" w14:textId="3A35017D" w:rsidR="008B5DE4" w:rsidRPr="00942891" w:rsidRDefault="008B5DE4" w:rsidP="0054505E">
            <w:pPr>
              <w:pStyle w:val="Osnovnitekst"/>
              <w:spacing w:after="0"/>
              <w:ind w:firstLine="0"/>
              <w:jc w:val="left"/>
              <w:rPr>
                <w:lang w:val="sr-Cyrl-RS"/>
              </w:rPr>
            </w:pPr>
            <w:r w:rsidRPr="00942891">
              <w:rPr>
                <w:lang w:val="sr-Cyrl-RS"/>
              </w:rPr>
              <w:t>3DES</w:t>
            </w:r>
          </w:p>
        </w:tc>
        <w:tc>
          <w:tcPr>
            <w:tcW w:w="8470" w:type="dxa"/>
            <w:vAlign w:val="center"/>
          </w:tcPr>
          <w:p w14:paraId="48ACA201" w14:textId="1EADF589" w:rsidR="008B5DE4" w:rsidRPr="00942891" w:rsidRDefault="008B5DE4" w:rsidP="0054505E">
            <w:pPr>
              <w:pStyle w:val="Osnovnitekst"/>
              <w:spacing w:after="0"/>
              <w:ind w:firstLine="0"/>
              <w:jc w:val="left"/>
              <w:rPr>
                <w:i/>
                <w:lang w:val="sr-Cyrl-RS"/>
              </w:rPr>
            </w:pPr>
            <w:r w:rsidRPr="00942891">
              <w:rPr>
                <w:i/>
                <w:lang w:val="sr-Cyrl-RS"/>
              </w:rPr>
              <w:t>Triple Data Encryption Standard</w:t>
            </w:r>
          </w:p>
        </w:tc>
      </w:tr>
      <w:tr w:rsidR="008B5DE4" w:rsidRPr="00942891" w14:paraId="4488F001" w14:textId="77777777" w:rsidTr="0054505E">
        <w:tc>
          <w:tcPr>
            <w:tcW w:w="1384" w:type="dxa"/>
            <w:vAlign w:val="center"/>
          </w:tcPr>
          <w:p w14:paraId="327F3FC1" w14:textId="25F09CCF" w:rsidR="008B5DE4" w:rsidRPr="00942891" w:rsidRDefault="008B5DE4" w:rsidP="0054505E">
            <w:pPr>
              <w:pStyle w:val="Osnovnitekst"/>
              <w:spacing w:after="0"/>
              <w:ind w:firstLine="0"/>
              <w:jc w:val="left"/>
              <w:rPr>
                <w:lang w:val="sr-Cyrl-RS"/>
              </w:rPr>
            </w:pPr>
            <w:r w:rsidRPr="00942891">
              <w:rPr>
                <w:lang w:val="sr-Cyrl-RS"/>
              </w:rPr>
              <w:t>AES</w:t>
            </w:r>
          </w:p>
        </w:tc>
        <w:tc>
          <w:tcPr>
            <w:tcW w:w="8470" w:type="dxa"/>
            <w:vAlign w:val="center"/>
          </w:tcPr>
          <w:p w14:paraId="56BDA5A8" w14:textId="72C60A9E" w:rsidR="008B5DE4" w:rsidRPr="00942891" w:rsidRDefault="008B5DE4" w:rsidP="0054505E">
            <w:pPr>
              <w:pStyle w:val="Osnovnitekst"/>
              <w:spacing w:after="0"/>
              <w:ind w:firstLine="0"/>
              <w:jc w:val="left"/>
              <w:rPr>
                <w:i/>
                <w:lang w:val="sr-Cyrl-RS"/>
              </w:rPr>
            </w:pPr>
            <w:r w:rsidRPr="00942891">
              <w:rPr>
                <w:i/>
                <w:lang w:val="sr-Cyrl-RS"/>
              </w:rPr>
              <w:t>Advanced Data Encryption Standard</w:t>
            </w:r>
          </w:p>
        </w:tc>
      </w:tr>
      <w:tr w:rsidR="008B5DE4" w:rsidRPr="00942891" w14:paraId="150065AB" w14:textId="77777777" w:rsidTr="0054505E">
        <w:tc>
          <w:tcPr>
            <w:tcW w:w="1384" w:type="dxa"/>
            <w:vAlign w:val="center"/>
          </w:tcPr>
          <w:p w14:paraId="546C2543" w14:textId="26897327" w:rsidR="008B5DE4" w:rsidRPr="00942891" w:rsidRDefault="00DB380E" w:rsidP="0054505E">
            <w:pPr>
              <w:pStyle w:val="Osnovnitekst"/>
              <w:spacing w:after="0"/>
              <w:ind w:firstLine="0"/>
              <w:jc w:val="left"/>
              <w:rPr>
                <w:lang w:val="sr-Cyrl-RS"/>
              </w:rPr>
            </w:pPr>
            <w:r w:rsidRPr="00942891">
              <w:rPr>
                <w:lang w:val="sr-Cyrl-RS"/>
              </w:rPr>
              <w:t>RSA</w:t>
            </w:r>
          </w:p>
        </w:tc>
        <w:tc>
          <w:tcPr>
            <w:tcW w:w="8470" w:type="dxa"/>
            <w:vAlign w:val="center"/>
          </w:tcPr>
          <w:p w14:paraId="53DE5F71" w14:textId="634F5E01" w:rsidR="008B5DE4" w:rsidRPr="00942891" w:rsidRDefault="00DB380E" w:rsidP="0054505E">
            <w:pPr>
              <w:pStyle w:val="Osnovnitekst"/>
              <w:spacing w:after="0"/>
              <w:ind w:firstLine="0"/>
              <w:jc w:val="left"/>
              <w:rPr>
                <w:i/>
                <w:lang w:val="sr-Cyrl-RS"/>
              </w:rPr>
            </w:pPr>
            <w:r w:rsidRPr="00942891">
              <w:rPr>
                <w:i/>
                <w:lang w:val="sr-Cyrl-RS"/>
              </w:rPr>
              <w:t>Rivest-Shamir-Adleman</w:t>
            </w:r>
          </w:p>
        </w:tc>
      </w:tr>
      <w:tr w:rsidR="00474873" w:rsidRPr="00942891" w14:paraId="3DD82EB0" w14:textId="77777777" w:rsidTr="0054505E">
        <w:tc>
          <w:tcPr>
            <w:tcW w:w="1384" w:type="dxa"/>
            <w:vAlign w:val="center"/>
          </w:tcPr>
          <w:p w14:paraId="65F4AC80" w14:textId="02FF90AB" w:rsidR="00474873" w:rsidRPr="00942891" w:rsidRDefault="00474873" w:rsidP="0054505E">
            <w:pPr>
              <w:pStyle w:val="Osnovnitekst"/>
              <w:spacing w:after="0"/>
              <w:ind w:firstLine="0"/>
              <w:jc w:val="left"/>
              <w:rPr>
                <w:lang w:val="sr-Cyrl-RS"/>
              </w:rPr>
            </w:pPr>
            <w:r w:rsidRPr="00942891">
              <w:rPr>
                <w:lang w:val="sr-Cyrl-RS"/>
              </w:rPr>
              <w:t>UKW</w:t>
            </w:r>
          </w:p>
        </w:tc>
        <w:tc>
          <w:tcPr>
            <w:tcW w:w="8470" w:type="dxa"/>
            <w:vAlign w:val="center"/>
          </w:tcPr>
          <w:p w14:paraId="768A9738" w14:textId="7D892FC1" w:rsidR="004062ED" w:rsidRPr="00942891" w:rsidRDefault="00474873" w:rsidP="0054505E">
            <w:pPr>
              <w:pStyle w:val="Osnovnitekst"/>
              <w:spacing w:after="0"/>
              <w:ind w:firstLine="0"/>
              <w:jc w:val="left"/>
              <w:rPr>
                <w:i/>
                <w:lang w:val="sr-Cyrl-RS"/>
              </w:rPr>
            </w:pPr>
            <w:r w:rsidRPr="00942891">
              <w:rPr>
                <w:i/>
                <w:lang w:val="sr-Cyrl-RS"/>
              </w:rPr>
              <w:t>U</w:t>
            </w:r>
            <w:r w:rsidR="004062ED" w:rsidRPr="00942891">
              <w:rPr>
                <w:i/>
                <w:lang w:val="sr-Cyrl-RS"/>
              </w:rPr>
              <w:t>mkehrwalze</w:t>
            </w:r>
          </w:p>
        </w:tc>
      </w:tr>
      <w:tr w:rsidR="00CD63DD" w:rsidRPr="00942891" w14:paraId="21FF0775" w14:textId="77777777" w:rsidTr="0054505E">
        <w:tc>
          <w:tcPr>
            <w:tcW w:w="1384" w:type="dxa"/>
            <w:vAlign w:val="center"/>
          </w:tcPr>
          <w:p w14:paraId="5C622B8E" w14:textId="2FB2B436" w:rsidR="00CD63DD" w:rsidRPr="00942891" w:rsidRDefault="00826E73" w:rsidP="0054505E">
            <w:pPr>
              <w:pStyle w:val="Osnovnitekst"/>
              <w:spacing w:after="0"/>
              <w:ind w:firstLine="0"/>
              <w:jc w:val="left"/>
              <w:rPr>
                <w:lang w:val="sr-Cyrl-RS"/>
              </w:rPr>
            </w:pPr>
            <w:r w:rsidRPr="00942891">
              <w:rPr>
                <w:lang w:val="sr-Cyrl-RS"/>
              </w:rPr>
              <w:t>ETW</w:t>
            </w:r>
          </w:p>
        </w:tc>
        <w:tc>
          <w:tcPr>
            <w:tcW w:w="8470" w:type="dxa"/>
            <w:vAlign w:val="center"/>
          </w:tcPr>
          <w:p w14:paraId="3D2DD2DC" w14:textId="65182A03" w:rsidR="00CD63DD" w:rsidRPr="00942891" w:rsidRDefault="00826E73" w:rsidP="0054505E">
            <w:pPr>
              <w:pStyle w:val="Osnovnitekst"/>
              <w:spacing w:after="0"/>
              <w:ind w:firstLine="0"/>
              <w:jc w:val="left"/>
              <w:rPr>
                <w:i/>
                <w:lang w:val="sr-Cyrl-RS"/>
              </w:rPr>
            </w:pPr>
            <w:r w:rsidRPr="00942891">
              <w:rPr>
                <w:i/>
                <w:lang w:val="sr-Cyrl-RS"/>
              </w:rPr>
              <w:t>Entrittswalze</w:t>
            </w:r>
          </w:p>
        </w:tc>
      </w:tr>
      <w:tr w:rsidR="005B326A" w:rsidRPr="00942891" w14:paraId="159E5430" w14:textId="77777777" w:rsidTr="0054505E">
        <w:tc>
          <w:tcPr>
            <w:tcW w:w="1384" w:type="dxa"/>
            <w:vAlign w:val="center"/>
          </w:tcPr>
          <w:p w14:paraId="34AF7E94" w14:textId="008975A3" w:rsidR="005B326A" w:rsidRPr="00942891" w:rsidRDefault="005B326A" w:rsidP="0054505E">
            <w:pPr>
              <w:pStyle w:val="Osnovnitekst"/>
              <w:spacing w:after="0"/>
              <w:ind w:firstLine="0"/>
              <w:jc w:val="left"/>
              <w:rPr>
                <w:lang w:val="sr-Cyrl-RS"/>
              </w:rPr>
            </w:pPr>
            <w:r w:rsidRPr="00942891">
              <w:rPr>
                <w:lang w:val="sr-Cyrl-RS"/>
              </w:rPr>
              <w:t>ООП</w:t>
            </w:r>
          </w:p>
        </w:tc>
        <w:tc>
          <w:tcPr>
            <w:tcW w:w="8470" w:type="dxa"/>
            <w:vAlign w:val="center"/>
          </w:tcPr>
          <w:p w14:paraId="4B97B241" w14:textId="02B317A3" w:rsidR="005B326A" w:rsidRPr="00942891" w:rsidRDefault="005B326A" w:rsidP="0054505E">
            <w:pPr>
              <w:pStyle w:val="Osnovnitekst"/>
              <w:spacing w:after="0"/>
              <w:ind w:firstLine="0"/>
              <w:jc w:val="left"/>
              <w:rPr>
                <w:i/>
                <w:lang w:val="sr-Cyrl-RS"/>
              </w:rPr>
            </w:pPr>
            <w:r w:rsidRPr="00942891">
              <w:rPr>
                <w:i/>
                <w:lang w:val="sr-Cyrl-RS"/>
              </w:rPr>
              <w:t>Објектно Орјентисано програмирање</w:t>
            </w:r>
          </w:p>
        </w:tc>
      </w:tr>
      <w:tr w:rsidR="00C00E7E" w:rsidRPr="00942891" w14:paraId="6FDF29B8" w14:textId="77777777" w:rsidTr="0054505E">
        <w:tc>
          <w:tcPr>
            <w:tcW w:w="1384" w:type="dxa"/>
            <w:vAlign w:val="center"/>
          </w:tcPr>
          <w:p w14:paraId="5E34D1E7" w14:textId="4E73A48D" w:rsidR="00C00E7E" w:rsidRPr="00942891" w:rsidRDefault="00C00E7E" w:rsidP="0054505E">
            <w:pPr>
              <w:pStyle w:val="Osnovnitekst"/>
              <w:spacing w:after="0"/>
              <w:ind w:firstLine="0"/>
              <w:jc w:val="left"/>
              <w:rPr>
                <w:lang w:val="sr-Cyrl-RS"/>
              </w:rPr>
            </w:pPr>
            <w:r w:rsidRPr="00942891">
              <w:rPr>
                <w:lang w:val="sr-Cyrl-RS"/>
              </w:rPr>
              <w:t>IDE</w:t>
            </w:r>
          </w:p>
        </w:tc>
        <w:tc>
          <w:tcPr>
            <w:tcW w:w="8470" w:type="dxa"/>
            <w:vAlign w:val="center"/>
          </w:tcPr>
          <w:p w14:paraId="2B657FA8" w14:textId="18D47B7A" w:rsidR="00C00E7E" w:rsidRPr="00942891" w:rsidRDefault="00C00E7E" w:rsidP="0054505E">
            <w:pPr>
              <w:pStyle w:val="Osnovnitekst"/>
              <w:spacing w:after="0"/>
              <w:ind w:firstLine="0"/>
              <w:jc w:val="left"/>
              <w:rPr>
                <w:i/>
                <w:lang w:val="sr-Cyrl-RS"/>
              </w:rPr>
            </w:pPr>
            <w:r w:rsidRPr="00942891">
              <w:rPr>
                <w:i/>
                <w:lang w:val="sr-Cyrl-RS"/>
              </w:rPr>
              <w:t>Integrated Development Environment</w:t>
            </w:r>
          </w:p>
        </w:tc>
      </w:tr>
      <w:tr w:rsidR="00334366" w:rsidRPr="00942891" w14:paraId="4C527BA9" w14:textId="77777777" w:rsidTr="0054505E">
        <w:tc>
          <w:tcPr>
            <w:tcW w:w="1384" w:type="dxa"/>
            <w:vAlign w:val="center"/>
          </w:tcPr>
          <w:p w14:paraId="7A66C942" w14:textId="1419C17E" w:rsidR="00334366" w:rsidRPr="00942891" w:rsidRDefault="00334366" w:rsidP="0054505E">
            <w:pPr>
              <w:pStyle w:val="Osnovnitekst"/>
              <w:spacing w:after="0"/>
              <w:ind w:firstLine="0"/>
              <w:jc w:val="left"/>
              <w:rPr>
                <w:lang w:val="sr-Cyrl-RS"/>
              </w:rPr>
            </w:pPr>
            <w:r w:rsidRPr="00942891">
              <w:rPr>
                <w:lang w:val="sr-Cyrl-RS"/>
              </w:rPr>
              <w:t>GUI</w:t>
            </w:r>
          </w:p>
        </w:tc>
        <w:tc>
          <w:tcPr>
            <w:tcW w:w="8470" w:type="dxa"/>
            <w:vAlign w:val="center"/>
          </w:tcPr>
          <w:p w14:paraId="5443E91A" w14:textId="512C856C" w:rsidR="00334366" w:rsidRPr="00942891" w:rsidRDefault="00334366" w:rsidP="0054505E">
            <w:pPr>
              <w:pStyle w:val="Osnovnitekst"/>
              <w:spacing w:after="0"/>
              <w:ind w:firstLine="0"/>
              <w:jc w:val="left"/>
              <w:rPr>
                <w:i/>
                <w:lang w:val="sr-Cyrl-RS"/>
              </w:rPr>
            </w:pPr>
            <w:r w:rsidRPr="00942891">
              <w:rPr>
                <w:i/>
                <w:lang w:val="sr-Cyrl-RS"/>
              </w:rPr>
              <w:t>Graphic User Interface</w:t>
            </w:r>
          </w:p>
        </w:tc>
      </w:tr>
      <w:tr w:rsidR="00CD43A8" w:rsidRPr="00942891" w14:paraId="26514B5E" w14:textId="77777777" w:rsidTr="0054505E">
        <w:tc>
          <w:tcPr>
            <w:tcW w:w="1384" w:type="dxa"/>
            <w:vAlign w:val="center"/>
          </w:tcPr>
          <w:p w14:paraId="09B478B0" w14:textId="4146FE20" w:rsidR="00CD43A8" w:rsidRPr="00942891" w:rsidRDefault="00CD43A8" w:rsidP="0054505E">
            <w:pPr>
              <w:pStyle w:val="Osnovnitekst"/>
              <w:spacing w:after="0"/>
              <w:ind w:firstLine="0"/>
              <w:jc w:val="left"/>
              <w:rPr>
                <w:lang w:val="sr-Cyrl-RS"/>
              </w:rPr>
            </w:pPr>
            <w:r w:rsidRPr="00942891">
              <w:rPr>
                <w:lang w:val="sr-Cyrl-RS"/>
              </w:rPr>
              <w:t>CTK</w:t>
            </w:r>
          </w:p>
        </w:tc>
        <w:tc>
          <w:tcPr>
            <w:tcW w:w="8470" w:type="dxa"/>
            <w:vAlign w:val="center"/>
          </w:tcPr>
          <w:p w14:paraId="6B869D66" w14:textId="219A31BC" w:rsidR="00CD43A8" w:rsidRPr="00942891" w:rsidRDefault="00CD43A8" w:rsidP="0054505E">
            <w:pPr>
              <w:pStyle w:val="Osnovnitekst"/>
              <w:spacing w:after="0"/>
              <w:ind w:firstLine="0"/>
              <w:jc w:val="left"/>
              <w:rPr>
                <w:i/>
                <w:lang w:val="sr-Cyrl-RS"/>
              </w:rPr>
            </w:pPr>
            <w:r w:rsidRPr="00942891">
              <w:rPr>
                <w:i/>
                <w:lang w:val="sr-Cyrl-RS"/>
              </w:rPr>
              <w:t>CustomTkinter</w:t>
            </w:r>
          </w:p>
        </w:tc>
      </w:tr>
    </w:tbl>
    <w:p w14:paraId="402A99C8" w14:textId="77777777" w:rsidR="00244875" w:rsidRPr="00942891" w:rsidRDefault="00244875" w:rsidP="00A65719">
      <w:pPr>
        <w:pStyle w:val="Osnovnitekst"/>
        <w:rPr>
          <w:lang w:val="sr-Cyrl-RS"/>
        </w:rPr>
      </w:pPr>
    </w:p>
    <w:p w14:paraId="3D5A5A75" w14:textId="77777777" w:rsidR="00A65719" w:rsidRPr="00942891" w:rsidRDefault="00A65719" w:rsidP="00A65719">
      <w:pPr>
        <w:pStyle w:val="SadrajLiteratura"/>
        <w:rPr>
          <w:lang w:val="sr-Cyrl-RS"/>
        </w:rPr>
      </w:pPr>
      <w:bookmarkStart w:id="73" w:name="_Toc212025146"/>
      <w:r w:rsidRPr="00942891">
        <w:rPr>
          <w:lang w:val="sr-Cyrl-RS"/>
        </w:rPr>
        <w:lastRenderedPageBreak/>
        <w:t>Списак слика</w:t>
      </w:r>
      <w:bookmarkEnd w:id="73"/>
    </w:p>
    <w:p w14:paraId="07FCD29E" w14:textId="63C1092F" w:rsidR="00B90806" w:rsidRDefault="00373101">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r w:rsidRPr="00942891">
        <w:fldChar w:fldCharType="begin"/>
      </w:r>
      <w:r w:rsidR="000B1246" w:rsidRPr="00942891">
        <w:instrText xml:space="preserve"> TOC \f F \h \z \t "Oznaka slike" \c </w:instrText>
      </w:r>
      <w:r w:rsidRPr="00942891">
        <w:fldChar w:fldCharType="separate"/>
      </w:r>
      <w:hyperlink w:anchor="_Toc212025921" w:history="1">
        <w:r w:rsidR="00B90806" w:rsidRPr="00850922">
          <w:rPr>
            <w:rStyle w:val="Hyperlink"/>
            <w:noProof/>
          </w:rPr>
          <w:t>Слика 3.1.1.1. Потенцијални изглед првог прототипа Енигма машине [</w:t>
        </w:r>
        <w:r w:rsidR="00B90806" w:rsidRPr="00850922">
          <w:rPr>
            <w:rStyle w:val="Hyperlink"/>
            <w:noProof/>
            <w:lang w:val="en-GB"/>
          </w:rPr>
          <w:t>4</w:t>
        </w:r>
        <w:r w:rsidR="00B90806" w:rsidRPr="00850922">
          <w:rPr>
            <w:rStyle w:val="Hyperlink"/>
            <w:noProof/>
          </w:rPr>
          <w:t>]</w:t>
        </w:r>
        <w:r w:rsidR="00B90806">
          <w:rPr>
            <w:noProof/>
            <w:webHidden/>
          </w:rPr>
          <w:tab/>
        </w:r>
        <w:r w:rsidR="00B90806">
          <w:rPr>
            <w:noProof/>
            <w:webHidden/>
          </w:rPr>
          <w:fldChar w:fldCharType="begin"/>
        </w:r>
        <w:r w:rsidR="00B90806">
          <w:rPr>
            <w:noProof/>
            <w:webHidden/>
          </w:rPr>
          <w:instrText xml:space="preserve"> PAGEREF _Toc212025921 \h </w:instrText>
        </w:r>
        <w:r w:rsidR="00B90806">
          <w:rPr>
            <w:noProof/>
            <w:webHidden/>
          </w:rPr>
        </w:r>
        <w:r w:rsidR="00B90806">
          <w:rPr>
            <w:noProof/>
            <w:webHidden/>
          </w:rPr>
          <w:fldChar w:fldCharType="separate"/>
        </w:r>
        <w:r w:rsidR="009245E3">
          <w:rPr>
            <w:noProof/>
            <w:webHidden/>
          </w:rPr>
          <w:t>6</w:t>
        </w:r>
        <w:r w:rsidR="00B90806">
          <w:rPr>
            <w:noProof/>
            <w:webHidden/>
          </w:rPr>
          <w:fldChar w:fldCharType="end"/>
        </w:r>
      </w:hyperlink>
    </w:p>
    <w:p w14:paraId="0928B84A" w14:textId="75BB420B"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2" w:history="1">
        <w:r w:rsidRPr="00850922">
          <w:rPr>
            <w:rStyle w:val="Hyperlink"/>
            <w:noProof/>
          </w:rPr>
          <w:t xml:space="preserve">Слика 3.2.1. Поједностављени приказ струјног кола </w:t>
        </w:r>
        <w:r w:rsidRPr="00850922">
          <w:rPr>
            <w:rStyle w:val="Hyperlink"/>
            <w:i/>
            <w:iCs/>
            <w:noProof/>
          </w:rPr>
          <w:t xml:space="preserve">Енигма I </w:t>
        </w:r>
        <w:r w:rsidRPr="00850922">
          <w:rPr>
            <w:rStyle w:val="Hyperlink"/>
            <w:noProof/>
          </w:rPr>
          <w:t>машине [</w:t>
        </w:r>
        <w:r w:rsidRPr="00850922">
          <w:rPr>
            <w:rStyle w:val="Hyperlink"/>
            <w:noProof/>
            <w:lang w:val="en-GB"/>
          </w:rPr>
          <w:t>7</w:t>
        </w:r>
        <w:r w:rsidRPr="00850922">
          <w:rPr>
            <w:rStyle w:val="Hyperlink"/>
            <w:noProof/>
          </w:rPr>
          <w:t>]</w:t>
        </w:r>
        <w:r>
          <w:rPr>
            <w:noProof/>
            <w:webHidden/>
          </w:rPr>
          <w:tab/>
        </w:r>
        <w:r>
          <w:rPr>
            <w:noProof/>
            <w:webHidden/>
          </w:rPr>
          <w:fldChar w:fldCharType="begin"/>
        </w:r>
        <w:r>
          <w:rPr>
            <w:noProof/>
            <w:webHidden/>
          </w:rPr>
          <w:instrText xml:space="preserve"> PAGEREF _Toc212025922 \h </w:instrText>
        </w:r>
        <w:r>
          <w:rPr>
            <w:noProof/>
            <w:webHidden/>
          </w:rPr>
        </w:r>
        <w:r>
          <w:rPr>
            <w:noProof/>
            <w:webHidden/>
          </w:rPr>
          <w:fldChar w:fldCharType="separate"/>
        </w:r>
        <w:r w:rsidR="009245E3">
          <w:rPr>
            <w:noProof/>
            <w:webHidden/>
          </w:rPr>
          <w:t>9</w:t>
        </w:r>
        <w:r>
          <w:rPr>
            <w:noProof/>
            <w:webHidden/>
          </w:rPr>
          <w:fldChar w:fldCharType="end"/>
        </w:r>
      </w:hyperlink>
    </w:p>
    <w:p w14:paraId="7A32ADE5" w14:textId="083EE820"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3" w:history="1">
        <w:r w:rsidRPr="00850922">
          <w:rPr>
            <w:rStyle w:val="Hyperlink"/>
            <w:noProof/>
          </w:rPr>
          <w:t>Слика 3.2.2.1. „Распакован“ ротор Енигма машине [</w:t>
        </w:r>
        <w:r w:rsidRPr="00850922">
          <w:rPr>
            <w:rStyle w:val="Hyperlink"/>
            <w:noProof/>
            <w:lang w:val="en-GB"/>
          </w:rPr>
          <w:t>8</w:t>
        </w:r>
        <w:r w:rsidRPr="00850922">
          <w:rPr>
            <w:rStyle w:val="Hyperlink"/>
            <w:noProof/>
          </w:rPr>
          <w:t>]</w:t>
        </w:r>
        <w:r>
          <w:rPr>
            <w:noProof/>
            <w:webHidden/>
          </w:rPr>
          <w:tab/>
        </w:r>
        <w:r>
          <w:rPr>
            <w:noProof/>
            <w:webHidden/>
          </w:rPr>
          <w:fldChar w:fldCharType="begin"/>
        </w:r>
        <w:r>
          <w:rPr>
            <w:noProof/>
            <w:webHidden/>
          </w:rPr>
          <w:instrText xml:space="preserve"> PAGEREF _Toc212025923 \h </w:instrText>
        </w:r>
        <w:r>
          <w:rPr>
            <w:noProof/>
            <w:webHidden/>
          </w:rPr>
        </w:r>
        <w:r>
          <w:rPr>
            <w:noProof/>
            <w:webHidden/>
          </w:rPr>
          <w:fldChar w:fldCharType="separate"/>
        </w:r>
        <w:r w:rsidR="009245E3">
          <w:rPr>
            <w:noProof/>
            <w:webHidden/>
          </w:rPr>
          <w:t>10</w:t>
        </w:r>
        <w:r>
          <w:rPr>
            <w:noProof/>
            <w:webHidden/>
          </w:rPr>
          <w:fldChar w:fldCharType="end"/>
        </w:r>
      </w:hyperlink>
    </w:p>
    <w:p w14:paraId="0546212E" w14:textId="0BE96282"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4" w:history="1">
        <w:r w:rsidRPr="00850922">
          <w:rPr>
            <w:rStyle w:val="Hyperlink"/>
            <w:noProof/>
          </w:rPr>
          <w:t>Слика 5.1. Поједностављени класни дијаграм симулатора</w:t>
        </w:r>
        <w:r>
          <w:rPr>
            <w:noProof/>
            <w:webHidden/>
          </w:rPr>
          <w:tab/>
        </w:r>
        <w:r>
          <w:rPr>
            <w:noProof/>
            <w:webHidden/>
          </w:rPr>
          <w:fldChar w:fldCharType="begin"/>
        </w:r>
        <w:r>
          <w:rPr>
            <w:noProof/>
            <w:webHidden/>
          </w:rPr>
          <w:instrText xml:space="preserve"> PAGEREF _Toc212025924 \h </w:instrText>
        </w:r>
        <w:r>
          <w:rPr>
            <w:noProof/>
            <w:webHidden/>
          </w:rPr>
        </w:r>
        <w:r>
          <w:rPr>
            <w:noProof/>
            <w:webHidden/>
          </w:rPr>
          <w:fldChar w:fldCharType="separate"/>
        </w:r>
        <w:r w:rsidR="009245E3">
          <w:rPr>
            <w:noProof/>
            <w:webHidden/>
          </w:rPr>
          <w:t>15</w:t>
        </w:r>
        <w:r>
          <w:rPr>
            <w:noProof/>
            <w:webHidden/>
          </w:rPr>
          <w:fldChar w:fldCharType="end"/>
        </w:r>
      </w:hyperlink>
    </w:p>
    <w:p w14:paraId="6E73A645" w14:textId="04105E60"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5" w:history="1">
        <w:r w:rsidRPr="00850922">
          <w:rPr>
            <w:rStyle w:val="Hyperlink"/>
            <w:noProof/>
          </w:rPr>
          <w:t>Слика 6.2.1. Приказ оквира за параметризацију Енигма машине</w:t>
        </w:r>
        <w:r>
          <w:rPr>
            <w:noProof/>
            <w:webHidden/>
          </w:rPr>
          <w:tab/>
        </w:r>
        <w:r>
          <w:rPr>
            <w:noProof/>
            <w:webHidden/>
          </w:rPr>
          <w:fldChar w:fldCharType="begin"/>
        </w:r>
        <w:r>
          <w:rPr>
            <w:noProof/>
            <w:webHidden/>
          </w:rPr>
          <w:instrText xml:space="preserve"> PAGEREF _Toc212025925 \h </w:instrText>
        </w:r>
        <w:r>
          <w:rPr>
            <w:noProof/>
            <w:webHidden/>
          </w:rPr>
        </w:r>
        <w:r>
          <w:rPr>
            <w:noProof/>
            <w:webHidden/>
          </w:rPr>
          <w:fldChar w:fldCharType="separate"/>
        </w:r>
        <w:r w:rsidR="009245E3">
          <w:rPr>
            <w:noProof/>
            <w:webHidden/>
          </w:rPr>
          <w:t>20</w:t>
        </w:r>
        <w:r>
          <w:rPr>
            <w:noProof/>
            <w:webHidden/>
          </w:rPr>
          <w:fldChar w:fldCharType="end"/>
        </w:r>
      </w:hyperlink>
    </w:p>
    <w:p w14:paraId="65BE869F" w14:textId="604FE78F"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6" w:history="1">
        <w:r w:rsidRPr="00850922">
          <w:rPr>
            <w:rStyle w:val="Hyperlink"/>
            <w:noProof/>
          </w:rPr>
          <w:t>Слика 6.3.1. Приказ оквира са роторима и таблом са лампицама</w:t>
        </w:r>
        <w:r>
          <w:rPr>
            <w:noProof/>
            <w:webHidden/>
          </w:rPr>
          <w:tab/>
        </w:r>
        <w:r>
          <w:rPr>
            <w:noProof/>
            <w:webHidden/>
          </w:rPr>
          <w:fldChar w:fldCharType="begin"/>
        </w:r>
        <w:r>
          <w:rPr>
            <w:noProof/>
            <w:webHidden/>
          </w:rPr>
          <w:instrText xml:space="preserve"> PAGEREF _Toc212025926 \h </w:instrText>
        </w:r>
        <w:r>
          <w:rPr>
            <w:noProof/>
            <w:webHidden/>
          </w:rPr>
        </w:r>
        <w:r>
          <w:rPr>
            <w:noProof/>
            <w:webHidden/>
          </w:rPr>
          <w:fldChar w:fldCharType="separate"/>
        </w:r>
        <w:r w:rsidR="009245E3">
          <w:rPr>
            <w:noProof/>
            <w:webHidden/>
          </w:rPr>
          <w:t>21</w:t>
        </w:r>
        <w:r>
          <w:rPr>
            <w:noProof/>
            <w:webHidden/>
          </w:rPr>
          <w:fldChar w:fldCharType="end"/>
        </w:r>
      </w:hyperlink>
    </w:p>
    <w:p w14:paraId="593F6EC8" w14:textId="021FDBAF"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7" w:history="1">
        <w:r w:rsidRPr="00850922">
          <w:rPr>
            <w:rStyle w:val="Hyperlink"/>
            <w:noProof/>
          </w:rPr>
          <w:t>Слика 6.3.2. Оквир који приказује ток шифровања</w:t>
        </w:r>
        <w:r>
          <w:rPr>
            <w:noProof/>
            <w:webHidden/>
          </w:rPr>
          <w:tab/>
        </w:r>
        <w:r>
          <w:rPr>
            <w:noProof/>
            <w:webHidden/>
          </w:rPr>
          <w:fldChar w:fldCharType="begin"/>
        </w:r>
        <w:r>
          <w:rPr>
            <w:noProof/>
            <w:webHidden/>
          </w:rPr>
          <w:instrText xml:space="preserve"> PAGEREF _Toc212025927 \h </w:instrText>
        </w:r>
        <w:r>
          <w:rPr>
            <w:noProof/>
            <w:webHidden/>
          </w:rPr>
        </w:r>
        <w:r>
          <w:rPr>
            <w:noProof/>
            <w:webHidden/>
          </w:rPr>
          <w:fldChar w:fldCharType="separate"/>
        </w:r>
        <w:r w:rsidR="009245E3">
          <w:rPr>
            <w:noProof/>
            <w:webHidden/>
          </w:rPr>
          <w:t>22</w:t>
        </w:r>
        <w:r>
          <w:rPr>
            <w:noProof/>
            <w:webHidden/>
          </w:rPr>
          <w:fldChar w:fldCharType="end"/>
        </w:r>
      </w:hyperlink>
    </w:p>
    <w:p w14:paraId="7189D382" w14:textId="52B4202C"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8" w:history="1">
        <w:r w:rsidRPr="00850922">
          <w:rPr>
            <w:rStyle w:val="Hyperlink"/>
            <w:noProof/>
          </w:rPr>
          <w:t>Слика 6.4.1. Изглед прикључне табле у оквиру симулатора</w:t>
        </w:r>
        <w:r>
          <w:rPr>
            <w:noProof/>
            <w:webHidden/>
          </w:rPr>
          <w:tab/>
        </w:r>
        <w:r>
          <w:rPr>
            <w:noProof/>
            <w:webHidden/>
          </w:rPr>
          <w:fldChar w:fldCharType="begin"/>
        </w:r>
        <w:r>
          <w:rPr>
            <w:noProof/>
            <w:webHidden/>
          </w:rPr>
          <w:instrText xml:space="preserve"> PAGEREF _Toc212025928 \h </w:instrText>
        </w:r>
        <w:r>
          <w:rPr>
            <w:noProof/>
            <w:webHidden/>
          </w:rPr>
        </w:r>
        <w:r>
          <w:rPr>
            <w:noProof/>
            <w:webHidden/>
          </w:rPr>
          <w:fldChar w:fldCharType="separate"/>
        </w:r>
        <w:r w:rsidR="009245E3">
          <w:rPr>
            <w:noProof/>
            <w:webHidden/>
          </w:rPr>
          <w:t>23</w:t>
        </w:r>
        <w:r>
          <w:rPr>
            <w:noProof/>
            <w:webHidden/>
          </w:rPr>
          <w:fldChar w:fldCharType="end"/>
        </w:r>
      </w:hyperlink>
    </w:p>
    <w:p w14:paraId="4F840ECC" w14:textId="230C0F6A"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29" w:history="1">
        <w:r w:rsidRPr="00850922">
          <w:rPr>
            <w:rStyle w:val="Hyperlink"/>
            <w:noProof/>
          </w:rPr>
          <w:t>Слика 6.5.1. Интегрисана тастатура</w:t>
        </w:r>
        <w:r>
          <w:rPr>
            <w:noProof/>
            <w:webHidden/>
          </w:rPr>
          <w:tab/>
        </w:r>
        <w:r>
          <w:rPr>
            <w:noProof/>
            <w:webHidden/>
          </w:rPr>
          <w:fldChar w:fldCharType="begin"/>
        </w:r>
        <w:r>
          <w:rPr>
            <w:noProof/>
            <w:webHidden/>
          </w:rPr>
          <w:instrText xml:space="preserve"> PAGEREF _Toc212025929 \h </w:instrText>
        </w:r>
        <w:r>
          <w:rPr>
            <w:noProof/>
            <w:webHidden/>
          </w:rPr>
        </w:r>
        <w:r>
          <w:rPr>
            <w:noProof/>
            <w:webHidden/>
          </w:rPr>
          <w:fldChar w:fldCharType="separate"/>
        </w:r>
        <w:r w:rsidR="009245E3">
          <w:rPr>
            <w:noProof/>
            <w:webHidden/>
          </w:rPr>
          <w:t>24</w:t>
        </w:r>
        <w:r>
          <w:rPr>
            <w:noProof/>
            <w:webHidden/>
          </w:rPr>
          <w:fldChar w:fldCharType="end"/>
        </w:r>
      </w:hyperlink>
    </w:p>
    <w:p w14:paraId="18388998" w14:textId="5425A4B4"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30" w:history="1">
        <w:r w:rsidRPr="00850922">
          <w:rPr>
            <w:rStyle w:val="Hyperlink"/>
            <w:noProof/>
          </w:rPr>
          <w:t>Слика 6.5.2. Оквир за приказ текста</w:t>
        </w:r>
        <w:r>
          <w:rPr>
            <w:noProof/>
            <w:webHidden/>
          </w:rPr>
          <w:tab/>
        </w:r>
        <w:r>
          <w:rPr>
            <w:noProof/>
            <w:webHidden/>
          </w:rPr>
          <w:fldChar w:fldCharType="begin"/>
        </w:r>
        <w:r>
          <w:rPr>
            <w:noProof/>
            <w:webHidden/>
          </w:rPr>
          <w:instrText xml:space="preserve"> PAGEREF _Toc212025930 \h </w:instrText>
        </w:r>
        <w:r>
          <w:rPr>
            <w:noProof/>
            <w:webHidden/>
          </w:rPr>
        </w:r>
        <w:r>
          <w:rPr>
            <w:noProof/>
            <w:webHidden/>
          </w:rPr>
          <w:fldChar w:fldCharType="separate"/>
        </w:r>
        <w:r w:rsidR="009245E3">
          <w:rPr>
            <w:noProof/>
            <w:webHidden/>
          </w:rPr>
          <w:t>24</w:t>
        </w:r>
        <w:r>
          <w:rPr>
            <w:noProof/>
            <w:webHidden/>
          </w:rPr>
          <w:fldChar w:fldCharType="end"/>
        </w:r>
      </w:hyperlink>
    </w:p>
    <w:p w14:paraId="4C034BC2" w14:textId="19C33122"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31" w:history="1">
        <w:r w:rsidRPr="00850922">
          <w:rPr>
            <w:rStyle w:val="Hyperlink"/>
            <w:noProof/>
          </w:rPr>
          <w:t>Слика 6.6.2.1. Изглед симулатора након иницијализације машине</w:t>
        </w:r>
        <w:r>
          <w:rPr>
            <w:noProof/>
            <w:webHidden/>
          </w:rPr>
          <w:tab/>
        </w:r>
        <w:r>
          <w:rPr>
            <w:noProof/>
            <w:webHidden/>
          </w:rPr>
          <w:fldChar w:fldCharType="begin"/>
        </w:r>
        <w:r>
          <w:rPr>
            <w:noProof/>
            <w:webHidden/>
          </w:rPr>
          <w:instrText xml:space="preserve"> PAGEREF _Toc212025931 \h </w:instrText>
        </w:r>
        <w:r>
          <w:rPr>
            <w:noProof/>
            <w:webHidden/>
          </w:rPr>
        </w:r>
        <w:r>
          <w:rPr>
            <w:noProof/>
            <w:webHidden/>
          </w:rPr>
          <w:fldChar w:fldCharType="separate"/>
        </w:r>
        <w:r w:rsidR="009245E3">
          <w:rPr>
            <w:noProof/>
            <w:webHidden/>
          </w:rPr>
          <w:t>26</w:t>
        </w:r>
        <w:r>
          <w:rPr>
            <w:noProof/>
            <w:webHidden/>
          </w:rPr>
          <w:fldChar w:fldCharType="end"/>
        </w:r>
      </w:hyperlink>
    </w:p>
    <w:p w14:paraId="357E2C84" w14:textId="7C2D8C6A"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32" w:history="1">
        <w:r w:rsidRPr="00850922">
          <w:rPr>
            <w:rStyle w:val="Hyperlink"/>
            <w:noProof/>
          </w:rPr>
          <w:t>Слика 6.6.2.2. Симулатор у фази шифровања</w:t>
        </w:r>
        <w:r>
          <w:rPr>
            <w:noProof/>
            <w:webHidden/>
          </w:rPr>
          <w:tab/>
        </w:r>
        <w:r>
          <w:rPr>
            <w:noProof/>
            <w:webHidden/>
          </w:rPr>
          <w:fldChar w:fldCharType="begin"/>
        </w:r>
        <w:r>
          <w:rPr>
            <w:noProof/>
            <w:webHidden/>
          </w:rPr>
          <w:instrText xml:space="preserve"> PAGEREF _Toc212025932 \h </w:instrText>
        </w:r>
        <w:r>
          <w:rPr>
            <w:noProof/>
            <w:webHidden/>
          </w:rPr>
        </w:r>
        <w:r>
          <w:rPr>
            <w:noProof/>
            <w:webHidden/>
          </w:rPr>
          <w:fldChar w:fldCharType="separate"/>
        </w:r>
        <w:r w:rsidR="009245E3">
          <w:rPr>
            <w:noProof/>
            <w:webHidden/>
          </w:rPr>
          <w:t>27</w:t>
        </w:r>
        <w:r>
          <w:rPr>
            <w:noProof/>
            <w:webHidden/>
          </w:rPr>
          <w:fldChar w:fldCharType="end"/>
        </w:r>
      </w:hyperlink>
    </w:p>
    <w:p w14:paraId="447E9207" w14:textId="4F93BD6B"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33" w:history="1">
        <w:r w:rsidRPr="00850922">
          <w:rPr>
            <w:rStyle w:val="Hyperlink"/>
            <w:noProof/>
          </w:rPr>
          <w:t xml:space="preserve">Слика 7.1.1. Поређење </w:t>
        </w:r>
        <w:r w:rsidRPr="00850922">
          <w:rPr>
            <w:rStyle w:val="Hyperlink"/>
            <w:i/>
            <w:iCs/>
            <w:noProof/>
          </w:rPr>
          <w:t xml:space="preserve">online </w:t>
        </w:r>
        <w:r w:rsidRPr="00850922">
          <w:rPr>
            <w:rStyle w:val="Hyperlink"/>
            <w:noProof/>
          </w:rPr>
          <w:t>(лево) и имплементираног (десно) симулатора</w:t>
        </w:r>
        <w:r>
          <w:rPr>
            <w:noProof/>
            <w:webHidden/>
          </w:rPr>
          <w:tab/>
        </w:r>
        <w:r>
          <w:rPr>
            <w:noProof/>
            <w:webHidden/>
          </w:rPr>
          <w:fldChar w:fldCharType="begin"/>
        </w:r>
        <w:r>
          <w:rPr>
            <w:noProof/>
            <w:webHidden/>
          </w:rPr>
          <w:instrText xml:space="preserve"> PAGEREF _Toc212025933 \h </w:instrText>
        </w:r>
        <w:r>
          <w:rPr>
            <w:noProof/>
            <w:webHidden/>
          </w:rPr>
        </w:r>
        <w:r>
          <w:rPr>
            <w:noProof/>
            <w:webHidden/>
          </w:rPr>
          <w:fldChar w:fldCharType="separate"/>
        </w:r>
        <w:r w:rsidR="009245E3">
          <w:rPr>
            <w:noProof/>
            <w:webHidden/>
          </w:rPr>
          <w:t>30</w:t>
        </w:r>
        <w:r>
          <w:rPr>
            <w:noProof/>
            <w:webHidden/>
          </w:rPr>
          <w:fldChar w:fldCharType="end"/>
        </w:r>
      </w:hyperlink>
    </w:p>
    <w:p w14:paraId="46B4FAB9" w14:textId="50EDFD71"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34" w:history="1">
        <w:r w:rsidRPr="00850922">
          <w:rPr>
            <w:rStyle w:val="Hyperlink"/>
            <w:noProof/>
          </w:rPr>
          <w:t>Слика 7.1.2. Исправно дешифровање текста</w:t>
        </w:r>
        <w:r>
          <w:rPr>
            <w:noProof/>
            <w:webHidden/>
          </w:rPr>
          <w:tab/>
        </w:r>
        <w:r>
          <w:rPr>
            <w:noProof/>
            <w:webHidden/>
          </w:rPr>
          <w:fldChar w:fldCharType="begin"/>
        </w:r>
        <w:r>
          <w:rPr>
            <w:noProof/>
            <w:webHidden/>
          </w:rPr>
          <w:instrText xml:space="preserve"> PAGEREF _Toc212025934 \h </w:instrText>
        </w:r>
        <w:r>
          <w:rPr>
            <w:noProof/>
            <w:webHidden/>
          </w:rPr>
        </w:r>
        <w:r>
          <w:rPr>
            <w:noProof/>
            <w:webHidden/>
          </w:rPr>
          <w:fldChar w:fldCharType="separate"/>
        </w:r>
        <w:r w:rsidR="009245E3">
          <w:rPr>
            <w:noProof/>
            <w:webHidden/>
          </w:rPr>
          <w:t>31</w:t>
        </w:r>
        <w:r>
          <w:rPr>
            <w:noProof/>
            <w:webHidden/>
          </w:rPr>
          <w:fldChar w:fldCharType="end"/>
        </w:r>
      </w:hyperlink>
    </w:p>
    <w:p w14:paraId="2A21060A" w14:textId="28035F6E" w:rsidR="002F29E2" w:rsidRPr="00942891" w:rsidRDefault="00373101" w:rsidP="002F29E2">
      <w:pPr>
        <w:pStyle w:val="Osnovnitekst"/>
        <w:rPr>
          <w:lang w:val="sr-Cyrl-RS"/>
        </w:rPr>
      </w:pPr>
      <w:r w:rsidRPr="00942891">
        <w:rPr>
          <w:lang w:val="sr-Cyrl-RS"/>
        </w:rPr>
        <w:fldChar w:fldCharType="end"/>
      </w:r>
    </w:p>
    <w:p w14:paraId="4FF17D22" w14:textId="77777777" w:rsidR="00A65719" w:rsidRPr="00942891" w:rsidRDefault="00A65719" w:rsidP="00A65719">
      <w:pPr>
        <w:pStyle w:val="SadrajLiteratura"/>
        <w:rPr>
          <w:lang w:val="sr-Cyrl-RS"/>
        </w:rPr>
      </w:pPr>
      <w:bookmarkStart w:id="74" w:name="_Toc212025147"/>
      <w:r w:rsidRPr="00942891">
        <w:rPr>
          <w:lang w:val="sr-Cyrl-RS"/>
        </w:rPr>
        <w:lastRenderedPageBreak/>
        <w:t>Списак табела</w:t>
      </w:r>
      <w:bookmarkEnd w:id="74"/>
    </w:p>
    <w:p w14:paraId="134057D3" w14:textId="61F94DA3" w:rsidR="00BF0FEA" w:rsidRDefault="00373101">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r w:rsidRPr="00942891">
        <w:fldChar w:fldCharType="begin"/>
      </w:r>
      <w:r w:rsidR="000B1246" w:rsidRPr="00942891">
        <w:instrText xml:space="preserve"> TOC \h \z \t "Oznaka tabele" \c </w:instrText>
      </w:r>
      <w:r w:rsidRPr="00942891">
        <w:fldChar w:fldCharType="separate"/>
      </w:r>
      <w:hyperlink w:anchor="_Toc212401199" w:history="1">
        <w:r w:rsidR="00BF0FEA" w:rsidRPr="00F22679">
          <w:rPr>
            <w:rStyle w:val="Hyperlink"/>
            <w:noProof/>
          </w:rPr>
          <w:t>Табела 3.1.1.1. Приказ могућих алфабета у зависности од броја ротора у машини [</w:t>
        </w:r>
        <w:r w:rsidR="00BF0FEA" w:rsidRPr="00F22679">
          <w:rPr>
            <w:rStyle w:val="Hyperlink"/>
            <w:noProof/>
            <w:lang w:val="en-GB"/>
          </w:rPr>
          <w:t>4</w:t>
        </w:r>
        <w:r w:rsidR="00BF0FEA" w:rsidRPr="00F22679">
          <w:rPr>
            <w:rStyle w:val="Hyperlink"/>
            <w:noProof/>
          </w:rPr>
          <w:t>]</w:t>
        </w:r>
        <w:r w:rsidR="00BF0FEA">
          <w:rPr>
            <w:noProof/>
            <w:webHidden/>
          </w:rPr>
          <w:tab/>
        </w:r>
        <w:r w:rsidR="00BF0FEA">
          <w:rPr>
            <w:noProof/>
            <w:webHidden/>
          </w:rPr>
          <w:fldChar w:fldCharType="begin"/>
        </w:r>
        <w:r w:rsidR="00BF0FEA">
          <w:rPr>
            <w:noProof/>
            <w:webHidden/>
          </w:rPr>
          <w:instrText xml:space="preserve"> PAGEREF _Toc212401199 \h </w:instrText>
        </w:r>
        <w:r w:rsidR="00BF0FEA">
          <w:rPr>
            <w:noProof/>
            <w:webHidden/>
          </w:rPr>
        </w:r>
        <w:r w:rsidR="00BF0FEA">
          <w:rPr>
            <w:noProof/>
            <w:webHidden/>
          </w:rPr>
          <w:fldChar w:fldCharType="separate"/>
        </w:r>
        <w:r w:rsidR="009245E3">
          <w:rPr>
            <w:noProof/>
            <w:webHidden/>
          </w:rPr>
          <w:t>7</w:t>
        </w:r>
        <w:r w:rsidR="00BF0FEA">
          <w:rPr>
            <w:noProof/>
            <w:webHidden/>
          </w:rPr>
          <w:fldChar w:fldCharType="end"/>
        </w:r>
      </w:hyperlink>
    </w:p>
    <w:p w14:paraId="2675E33D" w14:textId="702CCE90" w:rsidR="00BF0FEA" w:rsidRDefault="00BF0FEA">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401200" w:history="1">
        <w:r w:rsidRPr="00F22679">
          <w:rPr>
            <w:rStyle w:val="Hyperlink"/>
            <w:noProof/>
          </w:rPr>
          <w:t>Табела 7.1.1. Конфигурације ротора, рефлектора и ETW диска [16]</w:t>
        </w:r>
        <w:r>
          <w:rPr>
            <w:noProof/>
            <w:webHidden/>
          </w:rPr>
          <w:tab/>
        </w:r>
        <w:r>
          <w:rPr>
            <w:noProof/>
            <w:webHidden/>
          </w:rPr>
          <w:fldChar w:fldCharType="begin"/>
        </w:r>
        <w:r>
          <w:rPr>
            <w:noProof/>
            <w:webHidden/>
          </w:rPr>
          <w:instrText xml:space="preserve"> PAGEREF _Toc212401200 \h </w:instrText>
        </w:r>
        <w:r>
          <w:rPr>
            <w:noProof/>
            <w:webHidden/>
          </w:rPr>
        </w:r>
        <w:r>
          <w:rPr>
            <w:noProof/>
            <w:webHidden/>
          </w:rPr>
          <w:fldChar w:fldCharType="separate"/>
        </w:r>
        <w:r w:rsidR="009245E3">
          <w:rPr>
            <w:noProof/>
            <w:webHidden/>
          </w:rPr>
          <w:t>29</w:t>
        </w:r>
        <w:r>
          <w:rPr>
            <w:noProof/>
            <w:webHidden/>
          </w:rPr>
          <w:fldChar w:fldCharType="end"/>
        </w:r>
      </w:hyperlink>
    </w:p>
    <w:p w14:paraId="77122A86" w14:textId="139B6DBC" w:rsidR="00D40739" w:rsidRDefault="00373101" w:rsidP="00D40739">
      <w:pPr>
        <w:pStyle w:val="Osnovnitekst"/>
        <w:ind w:firstLine="0"/>
        <w:rPr>
          <w:lang w:val="sr-Cyrl-RS"/>
        </w:rPr>
      </w:pPr>
      <w:r w:rsidRPr="00942891">
        <w:rPr>
          <w:lang w:val="sr-Cyrl-RS"/>
        </w:rPr>
        <w:fldChar w:fldCharType="end"/>
      </w:r>
    </w:p>
    <w:p w14:paraId="6FCD78E8" w14:textId="77777777" w:rsidR="00D40739" w:rsidRDefault="00D40739">
      <w:r>
        <w:br w:type="page"/>
      </w:r>
    </w:p>
    <w:p w14:paraId="61634A31" w14:textId="5F364D03" w:rsidR="00D40739" w:rsidRDefault="00D40739" w:rsidP="00D40739">
      <w:pPr>
        <w:pStyle w:val="SadrajLiteratura"/>
        <w:rPr>
          <w:lang w:val="sr-Cyrl-RS"/>
        </w:rPr>
      </w:pPr>
      <w:bookmarkStart w:id="75" w:name="_Toc212025148"/>
      <w:r>
        <w:lastRenderedPageBreak/>
        <w:t>Списак листинга</w:t>
      </w:r>
      <w:bookmarkEnd w:id="75"/>
    </w:p>
    <w:p w14:paraId="03191E6C" w14:textId="6F73B826" w:rsidR="00B90806" w:rsidRDefault="00187F80">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r>
        <w:fldChar w:fldCharType="begin"/>
      </w:r>
      <w:r>
        <w:instrText xml:space="preserve"> TOC \h \z \c "Листинг" </w:instrText>
      </w:r>
      <w:r>
        <w:fldChar w:fldCharType="separate"/>
      </w:r>
      <w:hyperlink w:anchor="_Toc212025937" w:history="1">
        <w:r w:rsidR="00B90806" w:rsidRPr="009A5AA7">
          <w:rPr>
            <w:rStyle w:val="Hyperlink"/>
            <w:noProof/>
          </w:rPr>
          <w:t xml:space="preserve">Листинг 1 – Конструктор класе </w:t>
        </w:r>
        <w:r w:rsidR="00B90806" w:rsidRPr="009A5AA7">
          <w:rPr>
            <w:rStyle w:val="Hyperlink"/>
            <w:i/>
            <w:iCs/>
            <w:noProof/>
            <w:lang w:val="en-GB"/>
          </w:rPr>
          <w:t>Rotor</w:t>
        </w:r>
        <w:r w:rsidR="00B90806">
          <w:rPr>
            <w:noProof/>
            <w:webHidden/>
          </w:rPr>
          <w:tab/>
        </w:r>
        <w:r w:rsidR="00B90806">
          <w:rPr>
            <w:noProof/>
            <w:webHidden/>
          </w:rPr>
          <w:fldChar w:fldCharType="begin"/>
        </w:r>
        <w:r w:rsidR="00B90806">
          <w:rPr>
            <w:noProof/>
            <w:webHidden/>
          </w:rPr>
          <w:instrText xml:space="preserve"> PAGEREF _Toc212025937 \h </w:instrText>
        </w:r>
        <w:r w:rsidR="00B90806">
          <w:rPr>
            <w:noProof/>
            <w:webHidden/>
          </w:rPr>
        </w:r>
        <w:r w:rsidR="00B90806">
          <w:rPr>
            <w:noProof/>
            <w:webHidden/>
          </w:rPr>
          <w:fldChar w:fldCharType="separate"/>
        </w:r>
        <w:r w:rsidR="009245E3">
          <w:rPr>
            <w:noProof/>
            <w:webHidden/>
          </w:rPr>
          <w:t>17</w:t>
        </w:r>
        <w:r w:rsidR="00B90806">
          <w:rPr>
            <w:noProof/>
            <w:webHidden/>
          </w:rPr>
          <w:fldChar w:fldCharType="end"/>
        </w:r>
      </w:hyperlink>
    </w:p>
    <w:p w14:paraId="75B0CA22" w14:textId="6ED50489"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38" w:history="1">
        <w:r w:rsidRPr="009A5AA7">
          <w:rPr>
            <w:rStyle w:val="Hyperlink"/>
            <w:noProof/>
          </w:rPr>
          <w:t xml:space="preserve">Листинг 2 – Кључне методе класе </w:t>
        </w:r>
        <w:r w:rsidRPr="009A5AA7">
          <w:rPr>
            <w:rStyle w:val="Hyperlink"/>
            <w:i/>
            <w:iCs/>
            <w:noProof/>
            <w:lang w:val="en-GB"/>
          </w:rPr>
          <w:t>LightboardKeyboard</w:t>
        </w:r>
        <w:r>
          <w:rPr>
            <w:noProof/>
            <w:webHidden/>
          </w:rPr>
          <w:tab/>
        </w:r>
        <w:r>
          <w:rPr>
            <w:noProof/>
            <w:webHidden/>
          </w:rPr>
          <w:fldChar w:fldCharType="begin"/>
        </w:r>
        <w:r>
          <w:rPr>
            <w:noProof/>
            <w:webHidden/>
          </w:rPr>
          <w:instrText xml:space="preserve"> PAGEREF _Toc212025938 \h </w:instrText>
        </w:r>
        <w:r>
          <w:rPr>
            <w:noProof/>
            <w:webHidden/>
          </w:rPr>
        </w:r>
        <w:r>
          <w:rPr>
            <w:noProof/>
            <w:webHidden/>
          </w:rPr>
          <w:fldChar w:fldCharType="separate"/>
        </w:r>
        <w:r w:rsidR="009245E3">
          <w:rPr>
            <w:noProof/>
            <w:webHidden/>
          </w:rPr>
          <w:t>22</w:t>
        </w:r>
        <w:r>
          <w:rPr>
            <w:noProof/>
            <w:webHidden/>
          </w:rPr>
          <w:fldChar w:fldCharType="end"/>
        </w:r>
      </w:hyperlink>
    </w:p>
    <w:p w14:paraId="1A477455" w14:textId="345F3F7C"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39" w:history="1">
        <w:r w:rsidRPr="009A5AA7">
          <w:rPr>
            <w:rStyle w:val="Hyperlink"/>
            <w:noProof/>
          </w:rPr>
          <w:t>Листинг 3 – Смештање оквира за параметризацију у главни прозор</w:t>
        </w:r>
        <w:r>
          <w:rPr>
            <w:noProof/>
            <w:webHidden/>
          </w:rPr>
          <w:tab/>
        </w:r>
        <w:r>
          <w:rPr>
            <w:noProof/>
            <w:webHidden/>
          </w:rPr>
          <w:fldChar w:fldCharType="begin"/>
        </w:r>
        <w:r>
          <w:rPr>
            <w:noProof/>
            <w:webHidden/>
          </w:rPr>
          <w:instrText xml:space="preserve"> PAGEREF _Toc212025939 \h </w:instrText>
        </w:r>
        <w:r>
          <w:rPr>
            <w:noProof/>
            <w:webHidden/>
          </w:rPr>
        </w:r>
        <w:r>
          <w:rPr>
            <w:noProof/>
            <w:webHidden/>
          </w:rPr>
          <w:fldChar w:fldCharType="separate"/>
        </w:r>
        <w:r w:rsidR="009245E3">
          <w:rPr>
            <w:noProof/>
            <w:webHidden/>
          </w:rPr>
          <w:t>25</w:t>
        </w:r>
        <w:r>
          <w:rPr>
            <w:noProof/>
            <w:webHidden/>
          </w:rPr>
          <w:fldChar w:fldCharType="end"/>
        </w:r>
      </w:hyperlink>
    </w:p>
    <w:p w14:paraId="4246A823" w14:textId="10BAC8D5"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40" w:history="1">
        <w:r w:rsidRPr="009A5AA7">
          <w:rPr>
            <w:rStyle w:val="Hyperlink"/>
            <w:noProof/>
          </w:rPr>
          <w:t>Листинг 4 – Повезивање стандардне тастатуре са симулатором</w:t>
        </w:r>
        <w:r>
          <w:rPr>
            <w:noProof/>
            <w:webHidden/>
          </w:rPr>
          <w:tab/>
        </w:r>
        <w:r>
          <w:rPr>
            <w:noProof/>
            <w:webHidden/>
          </w:rPr>
          <w:fldChar w:fldCharType="begin"/>
        </w:r>
        <w:r>
          <w:rPr>
            <w:noProof/>
            <w:webHidden/>
          </w:rPr>
          <w:instrText xml:space="preserve"> PAGEREF _Toc212025940 \h </w:instrText>
        </w:r>
        <w:r>
          <w:rPr>
            <w:noProof/>
            <w:webHidden/>
          </w:rPr>
        </w:r>
        <w:r>
          <w:rPr>
            <w:noProof/>
            <w:webHidden/>
          </w:rPr>
          <w:fldChar w:fldCharType="separate"/>
        </w:r>
        <w:r w:rsidR="009245E3">
          <w:rPr>
            <w:noProof/>
            <w:webHidden/>
          </w:rPr>
          <w:t>27</w:t>
        </w:r>
        <w:r>
          <w:rPr>
            <w:noProof/>
            <w:webHidden/>
          </w:rPr>
          <w:fldChar w:fldCharType="end"/>
        </w:r>
      </w:hyperlink>
    </w:p>
    <w:p w14:paraId="2BAD1697" w14:textId="5882641C"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41" w:history="1">
        <w:r w:rsidRPr="009A5AA7">
          <w:rPr>
            <w:rStyle w:val="Hyperlink"/>
            <w:noProof/>
          </w:rPr>
          <w:t>Листинг 5 – Дефинисање понашања притиска тастера на тастатури</w:t>
        </w:r>
        <w:r>
          <w:rPr>
            <w:noProof/>
            <w:webHidden/>
          </w:rPr>
          <w:tab/>
        </w:r>
        <w:r>
          <w:rPr>
            <w:noProof/>
            <w:webHidden/>
          </w:rPr>
          <w:fldChar w:fldCharType="begin"/>
        </w:r>
        <w:r>
          <w:rPr>
            <w:noProof/>
            <w:webHidden/>
          </w:rPr>
          <w:instrText xml:space="preserve"> PAGEREF _Toc212025941 \h </w:instrText>
        </w:r>
        <w:r>
          <w:rPr>
            <w:noProof/>
            <w:webHidden/>
          </w:rPr>
        </w:r>
        <w:r>
          <w:rPr>
            <w:noProof/>
            <w:webHidden/>
          </w:rPr>
          <w:fldChar w:fldCharType="separate"/>
        </w:r>
        <w:r w:rsidR="009245E3">
          <w:rPr>
            <w:noProof/>
            <w:webHidden/>
          </w:rPr>
          <w:t>27</w:t>
        </w:r>
        <w:r>
          <w:rPr>
            <w:noProof/>
            <w:webHidden/>
          </w:rPr>
          <w:fldChar w:fldCharType="end"/>
        </w:r>
      </w:hyperlink>
    </w:p>
    <w:p w14:paraId="2A486A76" w14:textId="5A17F846"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42" w:history="1">
        <w:r w:rsidRPr="009A5AA7">
          <w:rPr>
            <w:rStyle w:val="Hyperlink"/>
            <w:noProof/>
          </w:rPr>
          <w:t>Листинг 6 – Метода шифровања слова</w:t>
        </w:r>
        <w:r>
          <w:rPr>
            <w:noProof/>
            <w:webHidden/>
          </w:rPr>
          <w:tab/>
        </w:r>
        <w:r>
          <w:rPr>
            <w:noProof/>
            <w:webHidden/>
          </w:rPr>
          <w:fldChar w:fldCharType="begin"/>
        </w:r>
        <w:r>
          <w:rPr>
            <w:noProof/>
            <w:webHidden/>
          </w:rPr>
          <w:instrText xml:space="preserve"> PAGEREF _Toc212025942 \h </w:instrText>
        </w:r>
        <w:r>
          <w:rPr>
            <w:noProof/>
            <w:webHidden/>
          </w:rPr>
        </w:r>
        <w:r>
          <w:rPr>
            <w:noProof/>
            <w:webHidden/>
          </w:rPr>
          <w:fldChar w:fldCharType="separate"/>
        </w:r>
        <w:r w:rsidR="009245E3">
          <w:rPr>
            <w:noProof/>
            <w:webHidden/>
          </w:rPr>
          <w:t>40</w:t>
        </w:r>
        <w:r>
          <w:rPr>
            <w:noProof/>
            <w:webHidden/>
          </w:rPr>
          <w:fldChar w:fldCharType="end"/>
        </w:r>
      </w:hyperlink>
    </w:p>
    <w:p w14:paraId="3728EEE9" w14:textId="60993969"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43" w:history="1">
        <w:r w:rsidRPr="009A5AA7">
          <w:rPr>
            <w:rStyle w:val="Hyperlink"/>
            <w:noProof/>
          </w:rPr>
          <w:t>Листинг 7 – Метода стварања конекције на прикључној табли</w:t>
        </w:r>
        <w:r>
          <w:rPr>
            <w:noProof/>
            <w:webHidden/>
          </w:rPr>
          <w:tab/>
        </w:r>
        <w:r>
          <w:rPr>
            <w:noProof/>
            <w:webHidden/>
          </w:rPr>
          <w:fldChar w:fldCharType="begin"/>
        </w:r>
        <w:r>
          <w:rPr>
            <w:noProof/>
            <w:webHidden/>
          </w:rPr>
          <w:instrText xml:space="preserve"> PAGEREF _Toc212025943 \h </w:instrText>
        </w:r>
        <w:r>
          <w:rPr>
            <w:noProof/>
            <w:webHidden/>
          </w:rPr>
        </w:r>
        <w:r>
          <w:rPr>
            <w:noProof/>
            <w:webHidden/>
          </w:rPr>
          <w:fldChar w:fldCharType="separate"/>
        </w:r>
        <w:r w:rsidR="009245E3">
          <w:rPr>
            <w:noProof/>
            <w:webHidden/>
          </w:rPr>
          <w:t>41</w:t>
        </w:r>
        <w:r>
          <w:rPr>
            <w:noProof/>
            <w:webHidden/>
          </w:rPr>
          <w:fldChar w:fldCharType="end"/>
        </w:r>
      </w:hyperlink>
    </w:p>
    <w:p w14:paraId="38622368" w14:textId="3165F399"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44" w:history="1">
        <w:r w:rsidRPr="009A5AA7">
          <w:rPr>
            <w:rStyle w:val="Hyperlink"/>
            <w:noProof/>
          </w:rPr>
          <w:t>Листинг 8 – Метода за креирање инстанце Енигма машине</w:t>
        </w:r>
        <w:r>
          <w:rPr>
            <w:noProof/>
            <w:webHidden/>
          </w:rPr>
          <w:tab/>
        </w:r>
        <w:r>
          <w:rPr>
            <w:noProof/>
            <w:webHidden/>
          </w:rPr>
          <w:fldChar w:fldCharType="begin"/>
        </w:r>
        <w:r>
          <w:rPr>
            <w:noProof/>
            <w:webHidden/>
          </w:rPr>
          <w:instrText xml:space="preserve"> PAGEREF _Toc212025944 \h </w:instrText>
        </w:r>
        <w:r>
          <w:rPr>
            <w:noProof/>
            <w:webHidden/>
          </w:rPr>
        </w:r>
        <w:r>
          <w:rPr>
            <w:noProof/>
            <w:webHidden/>
          </w:rPr>
          <w:fldChar w:fldCharType="separate"/>
        </w:r>
        <w:r w:rsidR="009245E3">
          <w:rPr>
            <w:noProof/>
            <w:webHidden/>
          </w:rPr>
          <w:t>43</w:t>
        </w:r>
        <w:r>
          <w:rPr>
            <w:noProof/>
            <w:webHidden/>
          </w:rPr>
          <w:fldChar w:fldCharType="end"/>
        </w:r>
      </w:hyperlink>
    </w:p>
    <w:p w14:paraId="27F5208E" w14:textId="210217F1"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45" w:history="1">
        <w:r w:rsidRPr="009A5AA7">
          <w:rPr>
            <w:rStyle w:val="Hyperlink"/>
            <w:noProof/>
          </w:rPr>
          <w:t xml:space="preserve">Листинг 9 – Метода </w:t>
        </w:r>
        <w:r w:rsidRPr="009A5AA7">
          <w:rPr>
            <w:rStyle w:val="Hyperlink"/>
            <w:i/>
            <w:iCs/>
            <w:noProof/>
            <w:lang w:val="en-GB"/>
          </w:rPr>
          <w:t>on_key_press</w:t>
        </w:r>
        <w:r>
          <w:rPr>
            <w:noProof/>
            <w:webHidden/>
          </w:rPr>
          <w:tab/>
        </w:r>
        <w:r>
          <w:rPr>
            <w:noProof/>
            <w:webHidden/>
          </w:rPr>
          <w:fldChar w:fldCharType="begin"/>
        </w:r>
        <w:r>
          <w:rPr>
            <w:noProof/>
            <w:webHidden/>
          </w:rPr>
          <w:instrText xml:space="preserve"> PAGEREF _Toc212025945 \h </w:instrText>
        </w:r>
        <w:r>
          <w:rPr>
            <w:noProof/>
            <w:webHidden/>
          </w:rPr>
        </w:r>
        <w:r>
          <w:rPr>
            <w:noProof/>
            <w:webHidden/>
          </w:rPr>
          <w:fldChar w:fldCharType="separate"/>
        </w:r>
        <w:r w:rsidR="009245E3">
          <w:rPr>
            <w:noProof/>
            <w:webHidden/>
          </w:rPr>
          <w:t>44</w:t>
        </w:r>
        <w:r>
          <w:rPr>
            <w:noProof/>
            <w:webHidden/>
          </w:rPr>
          <w:fldChar w:fldCharType="end"/>
        </w:r>
      </w:hyperlink>
    </w:p>
    <w:p w14:paraId="01EE9DEA" w14:textId="5E4E6216" w:rsidR="00B90806" w:rsidRDefault="00B9080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12025946" w:history="1">
        <w:r w:rsidRPr="009A5AA7">
          <w:rPr>
            <w:rStyle w:val="Hyperlink"/>
            <w:noProof/>
          </w:rPr>
          <w:t>Листинг 10</w:t>
        </w:r>
        <w:r w:rsidRPr="009A5AA7">
          <w:rPr>
            <w:rStyle w:val="Hyperlink"/>
            <w:noProof/>
            <w:lang w:val="en-GB"/>
          </w:rPr>
          <w:t xml:space="preserve"> – </w:t>
        </w:r>
        <w:r w:rsidRPr="009A5AA7">
          <w:rPr>
            <w:rStyle w:val="Hyperlink"/>
            <w:noProof/>
          </w:rPr>
          <w:t xml:space="preserve">Тест функција </w:t>
        </w:r>
        <w:r w:rsidRPr="009A5AA7">
          <w:rPr>
            <w:rStyle w:val="Hyperlink"/>
            <w:i/>
            <w:iCs/>
            <w:noProof/>
            <w:lang w:val="en-GB"/>
          </w:rPr>
          <w:t>test_rotor</w:t>
        </w:r>
        <w:r>
          <w:rPr>
            <w:noProof/>
            <w:webHidden/>
          </w:rPr>
          <w:tab/>
        </w:r>
        <w:r>
          <w:rPr>
            <w:noProof/>
            <w:webHidden/>
          </w:rPr>
          <w:fldChar w:fldCharType="begin"/>
        </w:r>
        <w:r>
          <w:rPr>
            <w:noProof/>
            <w:webHidden/>
          </w:rPr>
          <w:instrText xml:space="preserve"> PAGEREF _Toc212025946 \h </w:instrText>
        </w:r>
        <w:r>
          <w:rPr>
            <w:noProof/>
            <w:webHidden/>
          </w:rPr>
        </w:r>
        <w:r>
          <w:rPr>
            <w:noProof/>
            <w:webHidden/>
          </w:rPr>
          <w:fldChar w:fldCharType="separate"/>
        </w:r>
        <w:r w:rsidR="009245E3">
          <w:rPr>
            <w:noProof/>
            <w:webHidden/>
          </w:rPr>
          <w:t>46</w:t>
        </w:r>
        <w:r>
          <w:rPr>
            <w:noProof/>
            <w:webHidden/>
          </w:rPr>
          <w:fldChar w:fldCharType="end"/>
        </w:r>
      </w:hyperlink>
    </w:p>
    <w:p w14:paraId="06847C0A" w14:textId="3A2CC192" w:rsidR="00187F80" w:rsidRPr="00187F80" w:rsidRDefault="00187F80" w:rsidP="00187F80">
      <w:pPr>
        <w:pStyle w:val="Osnovnitekst"/>
        <w:rPr>
          <w:lang w:val="sr-Cyrl-RS"/>
        </w:rPr>
      </w:pPr>
      <w:r>
        <w:rPr>
          <w:lang w:val="sr-Cyrl-RS"/>
        </w:rPr>
        <w:fldChar w:fldCharType="end"/>
      </w:r>
    </w:p>
    <w:p w14:paraId="25532D0F" w14:textId="1BCF347A" w:rsidR="001F70F3" w:rsidRPr="00942891" w:rsidRDefault="000168E2" w:rsidP="008A6972">
      <w:pPr>
        <w:pStyle w:val="Prilog-Inivonaslova"/>
        <w:rPr>
          <w:lang w:val="sr-Cyrl-RS"/>
        </w:rPr>
      </w:pPr>
      <w:bookmarkStart w:id="76" w:name="_Toc212025149"/>
      <w:bookmarkStart w:id="77" w:name="_Toc254342925"/>
      <w:r w:rsidRPr="00942891">
        <w:rPr>
          <w:lang w:val="sr-Cyrl-RS"/>
        </w:rPr>
        <w:lastRenderedPageBreak/>
        <w:t>Делови програмског кода</w:t>
      </w:r>
      <w:bookmarkEnd w:id="76"/>
    </w:p>
    <w:bookmarkEnd w:id="77"/>
    <w:p w14:paraId="6B9111C8" w14:textId="70F1FCAF" w:rsidR="00512F54" w:rsidRPr="00942891" w:rsidRDefault="00BB658D" w:rsidP="00BB658D">
      <w:pPr>
        <w:pStyle w:val="Osnovnitekst"/>
        <w:rPr>
          <w:lang w:val="sr-Cyrl-RS"/>
        </w:rPr>
      </w:pPr>
      <w:r w:rsidRPr="00942891">
        <w:rPr>
          <w:lang w:val="sr-Cyrl-RS"/>
        </w:rPr>
        <w:t>У овом прилогу биће изложени делови програмског кода од великог значаја за разумевање рада</w:t>
      </w:r>
      <w:r w:rsidR="000035AC" w:rsidRPr="00942891">
        <w:rPr>
          <w:lang w:val="sr-Cyrl-RS"/>
        </w:rPr>
        <w:t>.</w:t>
      </w:r>
    </w:p>
    <w:p w14:paraId="49E2022D" w14:textId="0C5603AE" w:rsidR="00BB658D" w:rsidRPr="00942891" w:rsidRDefault="00BB658D" w:rsidP="00BB658D">
      <w:pPr>
        <w:pStyle w:val="Prilog-IInivonaslova"/>
        <w:rPr>
          <w:lang w:val="sr-Cyrl-RS"/>
        </w:rPr>
      </w:pPr>
      <w:bookmarkStart w:id="78" w:name="_Toc212025150"/>
      <w:r w:rsidRPr="00942891">
        <w:rPr>
          <w:lang w:val="sr-Cyrl-RS"/>
        </w:rPr>
        <w:t>Метода шифр</w:t>
      </w:r>
      <w:r w:rsidR="00951E32" w:rsidRPr="00942891">
        <w:rPr>
          <w:lang w:val="sr-Cyrl-RS"/>
        </w:rPr>
        <w:t>овања</w:t>
      </w:r>
      <w:r w:rsidRPr="00942891">
        <w:rPr>
          <w:lang w:val="sr-Cyrl-RS"/>
        </w:rPr>
        <w:t xml:space="preserve"> слов</w:t>
      </w:r>
      <w:r w:rsidR="00951E32" w:rsidRPr="00942891">
        <w:rPr>
          <w:lang w:val="sr-Cyrl-RS"/>
        </w:rPr>
        <w:t>а</w:t>
      </w:r>
      <w:bookmarkEnd w:id="78"/>
    </w:p>
    <w:p w14:paraId="37612B27" w14:textId="77BF11C7" w:rsidR="00BB658D" w:rsidRPr="00942891" w:rsidRDefault="000035AC" w:rsidP="00BB658D">
      <w:pPr>
        <w:pStyle w:val="Osnovnitekst"/>
        <w:rPr>
          <w:lang w:val="sr-Cyrl-RS"/>
        </w:rPr>
      </w:pPr>
      <w:r w:rsidRPr="00942891">
        <w:rPr>
          <w:lang w:val="sr-Cyrl-RS"/>
        </w:rPr>
        <w:t>У наставку,</w:t>
      </w:r>
      <w:r w:rsidR="00BB658D" w:rsidRPr="00942891">
        <w:rPr>
          <w:lang w:val="sr-Cyrl-RS"/>
        </w:rPr>
        <w:t xml:space="preserve"> приказана је метода </w:t>
      </w:r>
      <w:r w:rsidR="00BB658D" w:rsidRPr="00942891">
        <w:rPr>
          <w:i/>
          <w:iCs/>
          <w:lang w:val="sr-Cyrl-RS"/>
        </w:rPr>
        <w:t xml:space="preserve">encrypt_letter </w:t>
      </w:r>
      <w:r w:rsidR="00BB658D" w:rsidRPr="00942891">
        <w:rPr>
          <w:lang w:val="sr-Cyrl-RS"/>
        </w:rPr>
        <w:t>класе</w:t>
      </w:r>
      <w:r w:rsidR="00BB658D" w:rsidRPr="00942891">
        <w:rPr>
          <w:i/>
          <w:iCs/>
          <w:lang w:val="sr-Cyrl-RS"/>
        </w:rPr>
        <w:t xml:space="preserve"> EngimaMachine. </w:t>
      </w:r>
      <w:r w:rsidR="00BB658D" w:rsidRPr="00942891">
        <w:rPr>
          <w:lang w:val="sr-Cyrl-RS"/>
        </w:rPr>
        <w:t>Коментарима у коду, читаоцу је омогућено лакше разумевање функционалности.</w:t>
      </w:r>
    </w:p>
    <w:p w14:paraId="16137C9C"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b/>
          <w:bCs/>
          <w:lang w:val="sr-Cyrl-RS"/>
        </w:rPr>
        <w:t>def</w:t>
      </w:r>
      <w:r w:rsidRPr="00664100">
        <w:rPr>
          <w:rFonts w:ascii="Courier New" w:hAnsi="Courier New" w:cs="Courier New"/>
          <w:lang w:val="sr-Cyrl-RS"/>
        </w:rPr>
        <w:t xml:space="preserve"> encrypt_letter</w:t>
      </w:r>
      <w:r w:rsidRPr="00664100">
        <w:rPr>
          <w:rFonts w:ascii="Courier New" w:hAnsi="Courier New" w:cs="Courier New"/>
          <w:b/>
          <w:bCs/>
          <w:lang w:val="sr-Cyrl-RS"/>
        </w:rPr>
        <w:t>(</w:t>
      </w:r>
      <w:r w:rsidRPr="00664100">
        <w:rPr>
          <w:rFonts w:ascii="Courier New" w:hAnsi="Courier New" w:cs="Courier New"/>
          <w:lang w:val="sr-Cyrl-RS"/>
        </w:rPr>
        <w:t>self</w:t>
      </w:r>
      <w:r w:rsidRPr="00664100">
        <w:rPr>
          <w:rFonts w:ascii="Courier New" w:hAnsi="Courier New" w:cs="Courier New"/>
          <w:b/>
          <w:bCs/>
          <w:lang w:val="sr-Cyrl-RS"/>
        </w:rPr>
        <w:t>,</w:t>
      </w:r>
      <w:r w:rsidRPr="00664100">
        <w:rPr>
          <w:rFonts w:ascii="Courier New" w:hAnsi="Courier New" w:cs="Courier New"/>
          <w:lang w:val="sr-Cyrl-RS"/>
        </w:rPr>
        <w:t xml:space="preserve"> letter</w:t>
      </w:r>
      <w:r w:rsidRPr="00664100">
        <w:rPr>
          <w:rFonts w:ascii="Courier New" w:hAnsi="Courier New" w:cs="Courier New"/>
          <w:b/>
          <w:bCs/>
          <w:lang w:val="sr-Cyrl-RS"/>
        </w:rPr>
        <w:t>):</w:t>
      </w:r>
    </w:p>
    <w:p w14:paraId="04A022C6"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Sifrovanje jednog slova</w:t>
      </w:r>
    </w:p>
    <w:p w14:paraId="0E62BEF4" w14:textId="77777777" w:rsidR="00BB658D" w:rsidRPr="00664100" w:rsidRDefault="00BB658D" w:rsidP="00896113">
      <w:pPr>
        <w:pStyle w:val="Osnovnitekst"/>
        <w:jc w:val="left"/>
        <w:rPr>
          <w:rFonts w:ascii="Courier New" w:hAnsi="Courier New" w:cs="Courier New"/>
          <w:lang w:val="sr-Cyrl-RS"/>
        </w:rPr>
      </w:pPr>
    </w:p>
    <w:p w14:paraId="7D4452E1"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Koristi se za vizuelni prikaz prolaska slova kroz mašinu</w:t>
      </w:r>
    </w:p>
    <w:p w14:paraId="412C8370"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 </w:t>
      </w:r>
      <w:r w:rsidRPr="00664100">
        <w:rPr>
          <w:rFonts w:ascii="Courier New" w:hAnsi="Courier New" w:cs="Courier New"/>
          <w:b/>
          <w:bCs/>
          <w:lang w:val="sr-Cyrl-RS"/>
        </w:rPr>
        <w:t>=</w:t>
      </w:r>
      <w:r w:rsidRPr="00664100">
        <w:rPr>
          <w:rFonts w:ascii="Courier New" w:hAnsi="Courier New" w:cs="Courier New"/>
          <w:lang w:val="sr-Cyrl-RS"/>
        </w:rPr>
        <w:t xml:space="preserve"> </w:t>
      </w:r>
      <w:r w:rsidRPr="00664100">
        <w:rPr>
          <w:rFonts w:ascii="Courier New" w:hAnsi="Courier New" w:cs="Courier New"/>
          <w:b/>
          <w:bCs/>
          <w:lang w:val="sr-Cyrl-RS"/>
        </w:rPr>
        <w:t>[</w:t>
      </w:r>
      <w:r w:rsidRPr="00664100">
        <w:rPr>
          <w:rFonts w:ascii="Courier New" w:hAnsi="Courier New" w:cs="Courier New"/>
          <w:lang w:val="sr-Cyrl-RS"/>
        </w:rPr>
        <w:t>letter</w:t>
      </w:r>
      <w:r w:rsidRPr="00664100">
        <w:rPr>
          <w:rFonts w:ascii="Courier New" w:hAnsi="Courier New" w:cs="Courier New"/>
          <w:b/>
          <w:bCs/>
          <w:lang w:val="sr-Cyrl-RS"/>
        </w:rPr>
        <w:t>]</w:t>
      </w:r>
    </w:p>
    <w:p w14:paraId="63BB49B6" w14:textId="77777777" w:rsidR="00BB658D" w:rsidRPr="00664100" w:rsidRDefault="00BB658D" w:rsidP="00896113">
      <w:pPr>
        <w:pStyle w:val="Osnovnitekst"/>
        <w:jc w:val="left"/>
        <w:rPr>
          <w:rFonts w:ascii="Courier New" w:hAnsi="Courier New" w:cs="Courier New"/>
          <w:lang w:val="sr-Cyrl-RS"/>
        </w:rPr>
      </w:pPr>
    </w:p>
    <w:p w14:paraId="776FBB40"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w:t>
      </w:r>
      <w:r w:rsidRPr="00664100">
        <w:rPr>
          <w:rFonts w:ascii="Courier New" w:hAnsi="Courier New" w:cs="Courier New"/>
          <w:b/>
          <w:bCs/>
          <w:lang w:val="sr-Cyrl-RS"/>
        </w:rPr>
        <w:t>if</w:t>
      </w:r>
      <w:r w:rsidRPr="00664100">
        <w:rPr>
          <w:rFonts w:ascii="Courier New" w:hAnsi="Courier New" w:cs="Courier New"/>
          <w:lang w:val="sr-Cyrl-RS"/>
        </w:rPr>
        <w:t xml:space="preserve"> </w:t>
      </w:r>
      <w:r w:rsidRPr="00664100">
        <w:rPr>
          <w:rFonts w:ascii="Courier New" w:hAnsi="Courier New" w:cs="Courier New"/>
          <w:b/>
          <w:bCs/>
          <w:lang w:val="sr-Cyrl-RS"/>
        </w:rPr>
        <w:t>not</w:t>
      </w:r>
      <w:r w:rsidRPr="00664100">
        <w:rPr>
          <w:rFonts w:ascii="Courier New" w:hAnsi="Courier New" w:cs="Courier New"/>
          <w:lang w:val="sr-Cyrl-RS"/>
        </w:rPr>
        <w:t xml:space="preserve"> letter</w:t>
      </w:r>
      <w:r w:rsidRPr="00664100">
        <w:rPr>
          <w:rFonts w:ascii="Courier New" w:hAnsi="Courier New" w:cs="Courier New"/>
          <w:b/>
          <w:bCs/>
          <w:lang w:val="sr-Cyrl-RS"/>
        </w:rPr>
        <w:t>.</w:t>
      </w:r>
      <w:r w:rsidRPr="00664100">
        <w:rPr>
          <w:rFonts w:ascii="Courier New" w:hAnsi="Courier New" w:cs="Courier New"/>
          <w:lang w:val="sr-Cyrl-RS"/>
        </w:rPr>
        <w:t>isalpha</w:t>
      </w:r>
      <w:r w:rsidRPr="00664100">
        <w:rPr>
          <w:rFonts w:ascii="Courier New" w:hAnsi="Courier New" w:cs="Courier New"/>
          <w:b/>
          <w:bCs/>
          <w:lang w:val="sr-Cyrl-RS"/>
        </w:rPr>
        <w:t>():</w:t>
      </w:r>
    </w:p>
    <w:p w14:paraId="14694E9E" w14:textId="060431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w:t>
      </w:r>
      <w:r w:rsidRPr="00664100">
        <w:rPr>
          <w:rFonts w:ascii="Courier New" w:hAnsi="Courier New" w:cs="Courier New"/>
          <w:b/>
          <w:bCs/>
          <w:lang w:val="sr-Cyrl-RS"/>
        </w:rPr>
        <w:t>return</w:t>
      </w:r>
      <w:r w:rsidRPr="00664100">
        <w:rPr>
          <w:rFonts w:ascii="Courier New" w:hAnsi="Courier New" w:cs="Courier New"/>
          <w:lang w:val="sr-Cyrl-RS"/>
        </w:rPr>
        <w:t xml:space="preserve"> </w:t>
      </w:r>
      <w:r w:rsidRPr="00664100">
        <w:rPr>
          <w:rFonts w:ascii="Courier New" w:hAnsi="Courier New" w:cs="Courier New"/>
          <w:b/>
          <w:bCs/>
          <w:lang w:val="sr-Cyrl-RS"/>
        </w:rPr>
        <w:t>None,</w:t>
      </w:r>
      <w:r w:rsidRPr="00664100">
        <w:rPr>
          <w:rFonts w:ascii="Courier New" w:hAnsi="Courier New" w:cs="Courier New"/>
          <w:lang w:val="sr-Cyrl-RS"/>
        </w:rPr>
        <w:t xml:space="preserve"> </w:t>
      </w:r>
      <w:r w:rsidRPr="00664100">
        <w:rPr>
          <w:rFonts w:ascii="Courier New" w:hAnsi="Courier New" w:cs="Courier New"/>
          <w:b/>
          <w:bCs/>
          <w:lang w:val="sr-Cyrl-RS"/>
        </w:rPr>
        <w:t>[]</w:t>
      </w:r>
    </w:p>
    <w:p w14:paraId="587E77CA"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letter </w:t>
      </w:r>
      <w:r w:rsidRPr="00664100">
        <w:rPr>
          <w:rFonts w:ascii="Courier New" w:hAnsi="Courier New" w:cs="Courier New"/>
          <w:b/>
          <w:bCs/>
          <w:lang w:val="sr-Cyrl-RS"/>
        </w:rPr>
        <w:t>=</w:t>
      </w:r>
      <w:r w:rsidRPr="00664100">
        <w:rPr>
          <w:rFonts w:ascii="Courier New" w:hAnsi="Courier New" w:cs="Courier New"/>
          <w:lang w:val="sr-Cyrl-RS"/>
        </w:rPr>
        <w:t xml:space="preserve"> letter</w:t>
      </w:r>
      <w:r w:rsidRPr="00664100">
        <w:rPr>
          <w:rFonts w:ascii="Courier New" w:hAnsi="Courier New" w:cs="Courier New"/>
          <w:b/>
          <w:bCs/>
          <w:lang w:val="sr-Cyrl-RS"/>
        </w:rPr>
        <w:t>.</w:t>
      </w:r>
      <w:r w:rsidRPr="00664100">
        <w:rPr>
          <w:rFonts w:ascii="Courier New" w:hAnsi="Courier New" w:cs="Courier New"/>
          <w:lang w:val="sr-Cyrl-RS"/>
        </w:rPr>
        <w:t>upper</w:t>
      </w:r>
      <w:r w:rsidRPr="00664100">
        <w:rPr>
          <w:rFonts w:ascii="Courier New" w:hAnsi="Courier New" w:cs="Courier New"/>
          <w:b/>
          <w:bCs/>
          <w:lang w:val="sr-Cyrl-RS"/>
        </w:rPr>
        <w:t>()</w:t>
      </w:r>
    </w:p>
    <w:p w14:paraId="06C675E0" w14:textId="77777777" w:rsidR="00BB658D" w:rsidRPr="00664100" w:rsidRDefault="00BB658D" w:rsidP="00896113">
      <w:pPr>
        <w:pStyle w:val="Osnovnitekst"/>
        <w:jc w:val="left"/>
        <w:rPr>
          <w:rFonts w:ascii="Courier New" w:hAnsi="Courier New" w:cs="Courier New"/>
          <w:lang w:val="sr-Cyrl-RS"/>
        </w:rPr>
      </w:pPr>
    </w:p>
    <w:p w14:paraId="06A4BEA9"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Pokrećemo jednu iteraciju</w:t>
      </w:r>
    </w:p>
    <w:p w14:paraId="79331A47"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step_rotors</w:t>
      </w:r>
      <w:r w:rsidRPr="00664100">
        <w:rPr>
          <w:rFonts w:ascii="Courier New" w:hAnsi="Courier New" w:cs="Courier New"/>
          <w:b/>
          <w:bCs/>
          <w:lang w:val="sr-Cyrl-RS"/>
        </w:rPr>
        <w:t>()</w:t>
      </w:r>
    </w:p>
    <w:p w14:paraId="38842189" w14:textId="77777777" w:rsidR="00BB658D" w:rsidRPr="00664100" w:rsidRDefault="00BB658D" w:rsidP="00896113">
      <w:pPr>
        <w:pStyle w:val="Osnovnitekst"/>
        <w:jc w:val="left"/>
        <w:rPr>
          <w:rFonts w:ascii="Courier New" w:hAnsi="Courier New" w:cs="Courier New"/>
          <w:lang w:val="sr-Cyrl-RS"/>
        </w:rPr>
      </w:pPr>
    </w:p>
    <w:p w14:paraId="40075578"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Zamena kroz priključnu tablu</w:t>
      </w:r>
    </w:p>
    <w:p w14:paraId="7466A81E"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letter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plugboard</w:t>
      </w:r>
      <w:r w:rsidRPr="00664100">
        <w:rPr>
          <w:rFonts w:ascii="Courier New" w:hAnsi="Courier New" w:cs="Courier New"/>
          <w:b/>
          <w:bCs/>
          <w:lang w:val="sr-Cyrl-RS"/>
        </w:rPr>
        <w:t>.</w:t>
      </w:r>
      <w:r w:rsidRPr="00664100">
        <w:rPr>
          <w:rFonts w:ascii="Courier New" w:hAnsi="Courier New" w:cs="Courier New"/>
          <w:lang w:val="sr-Cyrl-RS"/>
        </w:rPr>
        <w:t>swap</w:t>
      </w:r>
      <w:r w:rsidRPr="00664100">
        <w:rPr>
          <w:rFonts w:ascii="Courier New" w:hAnsi="Courier New" w:cs="Courier New"/>
          <w:b/>
          <w:bCs/>
          <w:lang w:val="sr-Cyrl-RS"/>
        </w:rPr>
        <w:t>(</w:t>
      </w:r>
      <w:r w:rsidRPr="00664100">
        <w:rPr>
          <w:rFonts w:ascii="Courier New" w:hAnsi="Courier New" w:cs="Courier New"/>
          <w:lang w:val="sr-Cyrl-RS"/>
        </w:rPr>
        <w:t>letter</w:t>
      </w:r>
      <w:r w:rsidRPr="00664100">
        <w:rPr>
          <w:rFonts w:ascii="Courier New" w:hAnsi="Courier New" w:cs="Courier New"/>
          <w:b/>
          <w:bCs/>
          <w:lang w:val="sr-Cyrl-RS"/>
        </w:rPr>
        <w:t>)</w:t>
      </w:r>
    </w:p>
    <w:p w14:paraId="214C8AB3"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letter</w:t>
      </w:r>
      <w:r w:rsidRPr="00664100">
        <w:rPr>
          <w:rFonts w:ascii="Courier New" w:hAnsi="Courier New" w:cs="Courier New"/>
          <w:b/>
          <w:bCs/>
          <w:lang w:val="sr-Cyrl-RS"/>
        </w:rPr>
        <w:t>)</w:t>
      </w:r>
    </w:p>
    <w:p w14:paraId="1071BBFD" w14:textId="77777777" w:rsidR="00BB658D" w:rsidRPr="00664100" w:rsidRDefault="00BB658D" w:rsidP="00896113">
      <w:pPr>
        <w:pStyle w:val="Osnovnitekst"/>
        <w:jc w:val="left"/>
        <w:rPr>
          <w:rFonts w:ascii="Courier New" w:hAnsi="Courier New" w:cs="Courier New"/>
          <w:lang w:val="sr-Cyrl-RS"/>
        </w:rPr>
      </w:pPr>
    </w:p>
    <w:p w14:paraId="76458CE8"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Slovo se konvertuje u broj radi lakšeg funkcionisanja algoritma</w:t>
      </w:r>
    </w:p>
    <w:p w14:paraId="653BA2BB"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ltoi</w:t>
      </w:r>
      <w:r w:rsidRPr="00664100">
        <w:rPr>
          <w:rFonts w:ascii="Courier New" w:hAnsi="Courier New" w:cs="Courier New"/>
          <w:b/>
          <w:bCs/>
          <w:lang w:val="sr-Cyrl-RS"/>
        </w:rPr>
        <w:t>(</w:t>
      </w:r>
      <w:r w:rsidRPr="00664100">
        <w:rPr>
          <w:rFonts w:ascii="Courier New" w:hAnsi="Courier New" w:cs="Courier New"/>
          <w:lang w:val="sr-Cyrl-RS"/>
        </w:rPr>
        <w:t>letter</w:t>
      </w:r>
      <w:r w:rsidRPr="00664100">
        <w:rPr>
          <w:rFonts w:ascii="Courier New" w:hAnsi="Courier New" w:cs="Courier New"/>
          <w:b/>
          <w:bCs/>
          <w:lang w:val="sr-Cyrl-RS"/>
        </w:rPr>
        <w:t>)</w:t>
      </w:r>
    </w:p>
    <w:p w14:paraId="3BDEC2EA" w14:textId="77777777" w:rsidR="00BB658D" w:rsidRPr="00664100" w:rsidRDefault="00BB658D" w:rsidP="00896113">
      <w:pPr>
        <w:pStyle w:val="Osnovnitekst"/>
        <w:jc w:val="left"/>
        <w:rPr>
          <w:rFonts w:ascii="Courier New" w:hAnsi="Courier New" w:cs="Courier New"/>
          <w:lang w:val="sr-Cyrl-RS"/>
        </w:rPr>
      </w:pPr>
    </w:p>
    <w:p w14:paraId="6BE862D2"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Prolazak kroz rotore unapred</w:t>
      </w:r>
    </w:p>
    <w:p w14:paraId="4D240DFF"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right</w:t>
      </w:r>
      <w:r w:rsidRPr="00664100">
        <w:rPr>
          <w:rFonts w:ascii="Courier New" w:hAnsi="Courier New" w:cs="Courier New"/>
          <w:b/>
          <w:bCs/>
          <w:lang w:val="sr-Cyrl-RS"/>
        </w:rPr>
        <w:t>.</w:t>
      </w:r>
      <w:r w:rsidRPr="00664100">
        <w:rPr>
          <w:rFonts w:ascii="Courier New" w:hAnsi="Courier New" w:cs="Courier New"/>
          <w:lang w:val="sr-Cyrl-RS"/>
        </w:rPr>
        <w:t>encode_f</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7B39C547"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7252263B"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lastRenderedPageBreak/>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middle</w:t>
      </w:r>
      <w:r w:rsidRPr="00664100">
        <w:rPr>
          <w:rFonts w:ascii="Courier New" w:hAnsi="Courier New" w:cs="Courier New"/>
          <w:b/>
          <w:bCs/>
          <w:lang w:val="sr-Cyrl-RS"/>
        </w:rPr>
        <w:t>.</w:t>
      </w:r>
      <w:r w:rsidRPr="00664100">
        <w:rPr>
          <w:rFonts w:ascii="Courier New" w:hAnsi="Courier New" w:cs="Courier New"/>
          <w:lang w:val="sr-Cyrl-RS"/>
        </w:rPr>
        <w:t>encode_f</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5491A5EF"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7297AF71"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left</w:t>
      </w:r>
      <w:r w:rsidRPr="00664100">
        <w:rPr>
          <w:rFonts w:ascii="Courier New" w:hAnsi="Courier New" w:cs="Courier New"/>
          <w:b/>
          <w:bCs/>
          <w:lang w:val="sr-Cyrl-RS"/>
        </w:rPr>
        <w:t>.</w:t>
      </w:r>
      <w:r w:rsidRPr="00664100">
        <w:rPr>
          <w:rFonts w:ascii="Courier New" w:hAnsi="Courier New" w:cs="Courier New"/>
          <w:lang w:val="sr-Cyrl-RS"/>
        </w:rPr>
        <w:t>encode_f</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4032784A"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6B3D7AA2" w14:textId="77777777" w:rsidR="00BB658D" w:rsidRPr="00664100" w:rsidRDefault="00BB658D" w:rsidP="00896113">
      <w:pPr>
        <w:pStyle w:val="Osnovnitekst"/>
        <w:jc w:val="left"/>
        <w:rPr>
          <w:rFonts w:ascii="Courier New" w:hAnsi="Courier New" w:cs="Courier New"/>
          <w:lang w:val="sr-Cyrl-RS"/>
        </w:rPr>
      </w:pPr>
    </w:p>
    <w:p w14:paraId="30968B32"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Reflektor</w:t>
      </w:r>
    </w:p>
    <w:p w14:paraId="1A66B7D6"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reflector</w:t>
      </w:r>
      <w:r w:rsidRPr="00664100">
        <w:rPr>
          <w:rFonts w:ascii="Courier New" w:hAnsi="Courier New" w:cs="Courier New"/>
          <w:b/>
          <w:bCs/>
          <w:lang w:val="sr-Cyrl-RS"/>
        </w:rPr>
        <w:t>.</w:t>
      </w:r>
      <w:r w:rsidRPr="00664100">
        <w:rPr>
          <w:rFonts w:ascii="Courier New" w:hAnsi="Courier New" w:cs="Courier New"/>
          <w:lang w:val="sr-Cyrl-RS"/>
        </w:rPr>
        <w:t>reflect</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71A748D5"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39A20725" w14:textId="77777777" w:rsidR="00BB658D" w:rsidRPr="00664100" w:rsidRDefault="00BB658D" w:rsidP="00896113">
      <w:pPr>
        <w:pStyle w:val="Osnovnitekst"/>
        <w:jc w:val="left"/>
        <w:rPr>
          <w:rFonts w:ascii="Courier New" w:hAnsi="Courier New" w:cs="Courier New"/>
          <w:lang w:val="sr-Cyrl-RS"/>
        </w:rPr>
      </w:pPr>
    </w:p>
    <w:p w14:paraId="17F8E259"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Prolazak kroz rotore unazad</w:t>
      </w:r>
    </w:p>
    <w:p w14:paraId="421023E2"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left</w:t>
      </w:r>
      <w:r w:rsidRPr="00664100">
        <w:rPr>
          <w:rFonts w:ascii="Courier New" w:hAnsi="Courier New" w:cs="Courier New"/>
          <w:b/>
          <w:bCs/>
          <w:lang w:val="sr-Cyrl-RS"/>
        </w:rPr>
        <w:t>.</w:t>
      </w:r>
      <w:r w:rsidRPr="00664100">
        <w:rPr>
          <w:rFonts w:ascii="Courier New" w:hAnsi="Courier New" w:cs="Courier New"/>
          <w:lang w:val="sr-Cyrl-RS"/>
        </w:rPr>
        <w:t>encode_b</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003D6DBF"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4FA7E74B"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middle</w:t>
      </w:r>
      <w:r w:rsidRPr="00664100">
        <w:rPr>
          <w:rFonts w:ascii="Courier New" w:hAnsi="Courier New" w:cs="Courier New"/>
          <w:b/>
          <w:bCs/>
          <w:lang w:val="sr-Cyrl-RS"/>
        </w:rPr>
        <w:t>.</w:t>
      </w:r>
      <w:r w:rsidRPr="00664100">
        <w:rPr>
          <w:rFonts w:ascii="Courier New" w:hAnsi="Courier New" w:cs="Courier New"/>
          <w:lang w:val="sr-Cyrl-RS"/>
        </w:rPr>
        <w:t>encode_b</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7760F6D8"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5DEAB973"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signal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right</w:t>
      </w:r>
      <w:r w:rsidRPr="00664100">
        <w:rPr>
          <w:rFonts w:ascii="Courier New" w:hAnsi="Courier New" w:cs="Courier New"/>
          <w:b/>
          <w:bCs/>
          <w:lang w:val="sr-Cyrl-RS"/>
        </w:rPr>
        <w:t>.</w:t>
      </w:r>
      <w:r w:rsidRPr="00664100">
        <w:rPr>
          <w:rFonts w:ascii="Courier New" w:hAnsi="Courier New" w:cs="Courier New"/>
          <w:lang w:val="sr-Cyrl-RS"/>
        </w:rPr>
        <w:t>encode_b</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10D949B8"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7AEDE29E" w14:textId="77777777" w:rsidR="00BB658D" w:rsidRPr="00664100" w:rsidRDefault="00BB658D" w:rsidP="00896113">
      <w:pPr>
        <w:pStyle w:val="Osnovnitekst"/>
        <w:jc w:val="left"/>
        <w:rPr>
          <w:rFonts w:ascii="Courier New" w:hAnsi="Courier New" w:cs="Courier New"/>
          <w:lang w:val="sr-Cyrl-RS"/>
        </w:rPr>
      </w:pPr>
    </w:p>
    <w:p w14:paraId="131BD23E"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 Ponovni proces kroz priključnu tablu</w:t>
      </w:r>
    </w:p>
    <w:p w14:paraId="2D5D5E54"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letter </w:t>
      </w:r>
      <w:r w:rsidRPr="00664100">
        <w:rPr>
          <w:rFonts w:ascii="Courier New" w:hAnsi="Courier New" w:cs="Courier New"/>
          <w:b/>
          <w:bCs/>
          <w:lang w:val="sr-Cyrl-RS"/>
        </w:rPr>
        <w:t>=</w:t>
      </w:r>
      <w:r w:rsidRPr="00664100">
        <w:rPr>
          <w:rFonts w:ascii="Courier New" w:hAnsi="Courier New" w:cs="Courier New"/>
          <w:lang w:val="sr-Cyrl-RS"/>
        </w:rPr>
        <w:t xml:space="preserve"> itol</w:t>
      </w:r>
      <w:r w:rsidRPr="00664100">
        <w:rPr>
          <w:rFonts w:ascii="Courier New" w:hAnsi="Courier New" w:cs="Courier New"/>
          <w:b/>
          <w:bCs/>
          <w:lang w:val="sr-Cyrl-RS"/>
        </w:rPr>
        <w:t>(</w:t>
      </w:r>
      <w:r w:rsidRPr="00664100">
        <w:rPr>
          <w:rFonts w:ascii="Courier New" w:hAnsi="Courier New" w:cs="Courier New"/>
          <w:lang w:val="sr-Cyrl-RS"/>
        </w:rPr>
        <w:t>signal</w:t>
      </w:r>
      <w:r w:rsidRPr="00664100">
        <w:rPr>
          <w:rFonts w:ascii="Courier New" w:hAnsi="Courier New" w:cs="Courier New"/>
          <w:b/>
          <w:bCs/>
          <w:lang w:val="sr-Cyrl-RS"/>
        </w:rPr>
        <w:t>)</w:t>
      </w:r>
    </w:p>
    <w:p w14:paraId="71F89321"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letter </w:t>
      </w:r>
      <w:r w:rsidRPr="00664100">
        <w:rPr>
          <w:rFonts w:ascii="Courier New" w:hAnsi="Courier New" w:cs="Courier New"/>
          <w:b/>
          <w:bCs/>
          <w:lang w:val="sr-Cyrl-RS"/>
        </w:rPr>
        <w:t>=</w:t>
      </w:r>
      <w:r w:rsidRPr="00664100">
        <w:rPr>
          <w:rFonts w:ascii="Courier New" w:hAnsi="Courier New" w:cs="Courier New"/>
          <w:lang w:val="sr-Cyrl-RS"/>
        </w:rPr>
        <w:t xml:space="preserve"> self</w:t>
      </w:r>
      <w:r w:rsidRPr="00664100">
        <w:rPr>
          <w:rFonts w:ascii="Courier New" w:hAnsi="Courier New" w:cs="Courier New"/>
          <w:b/>
          <w:bCs/>
          <w:lang w:val="sr-Cyrl-RS"/>
        </w:rPr>
        <w:t>.</w:t>
      </w:r>
      <w:r w:rsidRPr="00664100">
        <w:rPr>
          <w:rFonts w:ascii="Courier New" w:hAnsi="Courier New" w:cs="Courier New"/>
          <w:lang w:val="sr-Cyrl-RS"/>
        </w:rPr>
        <w:t>plugboard</w:t>
      </w:r>
      <w:r w:rsidRPr="00664100">
        <w:rPr>
          <w:rFonts w:ascii="Courier New" w:hAnsi="Courier New" w:cs="Courier New"/>
          <w:b/>
          <w:bCs/>
          <w:lang w:val="sr-Cyrl-RS"/>
        </w:rPr>
        <w:t>.</w:t>
      </w:r>
      <w:r w:rsidRPr="00664100">
        <w:rPr>
          <w:rFonts w:ascii="Courier New" w:hAnsi="Courier New" w:cs="Courier New"/>
          <w:lang w:val="sr-Cyrl-RS"/>
        </w:rPr>
        <w:t>swap</w:t>
      </w:r>
      <w:r w:rsidRPr="00664100">
        <w:rPr>
          <w:rFonts w:ascii="Courier New" w:hAnsi="Courier New" w:cs="Courier New"/>
          <w:b/>
          <w:bCs/>
          <w:lang w:val="sr-Cyrl-RS"/>
        </w:rPr>
        <w:t>(</w:t>
      </w:r>
      <w:r w:rsidRPr="00664100">
        <w:rPr>
          <w:rFonts w:ascii="Courier New" w:hAnsi="Courier New" w:cs="Courier New"/>
          <w:lang w:val="sr-Cyrl-RS"/>
        </w:rPr>
        <w:t>letter</w:t>
      </w:r>
      <w:r w:rsidRPr="00664100">
        <w:rPr>
          <w:rFonts w:ascii="Courier New" w:hAnsi="Courier New" w:cs="Courier New"/>
          <w:b/>
          <w:bCs/>
          <w:lang w:val="sr-Cyrl-RS"/>
        </w:rPr>
        <w:t>)</w:t>
      </w:r>
    </w:p>
    <w:p w14:paraId="6831584A" w14:textId="77777777" w:rsidR="00BB658D" w:rsidRPr="00664100" w:rsidRDefault="00BB658D" w:rsidP="00896113">
      <w:pPr>
        <w:pStyle w:val="Osnovnitekst"/>
        <w:jc w:val="left"/>
        <w:rPr>
          <w:rFonts w:ascii="Courier New" w:hAnsi="Courier New" w:cs="Courier New"/>
          <w:lang w:val="sr-Cyrl-RS"/>
        </w:rPr>
      </w:pPr>
      <w:r w:rsidRPr="00664100">
        <w:rPr>
          <w:rFonts w:ascii="Courier New" w:hAnsi="Courier New" w:cs="Courier New"/>
          <w:lang w:val="sr-Cyrl-RS"/>
        </w:rPr>
        <w:t xml:space="preserve">        path</w:t>
      </w:r>
      <w:r w:rsidRPr="00664100">
        <w:rPr>
          <w:rFonts w:ascii="Courier New" w:hAnsi="Courier New" w:cs="Courier New"/>
          <w:b/>
          <w:bCs/>
          <w:lang w:val="sr-Cyrl-RS"/>
        </w:rPr>
        <w:t>.</w:t>
      </w:r>
      <w:r w:rsidRPr="00664100">
        <w:rPr>
          <w:rFonts w:ascii="Courier New" w:hAnsi="Courier New" w:cs="Courier New"/>
          <w:lang w:val="sr-Cyrl-RS"/>
        </w:rPr>
        <w:t>append</w:t>
      </w:r>
      <w:r w:rsidRPr="00664100">
        <w:rPr>
          <w:rFonts w:ascii="Courier New" w:hAnsi="Courier New" w:cs="Courier New"/>
          <w:b/>
          <w:bCs/>
          <w:lang w:val="sr-Cyrl-RS"/>
        </w:rPr>
        <w:t>(</w:t>
      </w:r>
      <w:r w:rsidRPr="00664100">
        <w:rPr>
          <w:rFonts w:ascii="Courier New" w:hAnsi="Courier New" w:cs="Courier New"/>
          <w:lang w:val="sr-Cyrl-RS"/>
        </w:rPr>
        <w:t>letter</w:t>
      </w:r>
      <w:r w:rsidRPr="00664100">
        <w:rPr>
          <w:rFonts w:ascii="Courier New" w:hAnsi="Courier New" w:cs="Courier New"/>
          <w:b/>
          <w:bCs/>
          <w:lang w:val="sr-Cyrl-RS"/>
        </w:rPr>
        <w:t>)</w:t>
      </w:r>
    </w:p>
    <w:p w14:paraId="48150019" w14:textId="77777777" w:rsidR="00BB658D" w:rsidRPr="00664100" w:rsidRDefault="00BB658D" w:rsidP="00896113">
      <w:pPr>
        <w:pStyle w:val="Osnovnitekst"/>
        <w:jc w:val="left"/>
        <w:rPr>
          <w:rFonts w:ascii="Courier New" w:hAnsi="Courier New" w:cs="Courier New"/>
          <w:lang w:val="sr-Cyrl-RS"/>
        </w:rPr>
      </w:pPr>
    </w:p>
    <w:p w14:paraId="19697836" w14:textId="68B1AA87" w:rsidR="00BB658D" w:rsidRPr="00664100" w:rsidRDefault="00BB658D" w:rsidP="00896113">
      <w:pPr>
        <w:pStyle w:val="Osnovnitekst"/>
        <w:keepNext/>
        <w:jc w:val="left"/>
        <w:rPr>
          <w:rFonts w:ascii="Courier New" w:hAnsi="Courier New" w:cs="Courier New"/>
          <w:lang w:val="sr-Cyrl-RS"/>
        </w:rPr>
      </w:pPr>
      <w:r w:rsidRPr="00664100">
        <w:rPr>
          <w:rFonts w:ascii="Courier New" w:hAnsi="Courier New" w:cs="Courier New"/>
          <w:lang w:val="sr-Cyrl-RS"/>
        </w:rPr>
        <w:t xml:space="preserve">        </w:t>
      </w:r>
      <w:r w:rsidRPr="00664100">
        <w:rPr>
          <w:rFonts w:ascii="Courier New" w:hAnsi="Courier New" w:cs="Courier New"/>
          <w:b/>
          <w:bCs/>
          <w:lang w:val="sr-Cyrl-RS"/>
        </w:rPr>
        <w:t>return</w:t>
      </w:r>
      <w:r w:rsidRPr="00664100">
        <w:rPr>
          <w:rFonts w:ascii="Courier New" w:hAnsi="Courier New" w:cs="Courier New"/>
          <w:lang w:val="sr-Cyrl-RS"/>
        </w:rPr>
        <w:t xml:space="preserve"> letter</w:t>
      </w:r>
      <w:r w:rsidRPr="00664100">
        <w:rPr>
          <w:rFonts w:ascii="Courier New" w:hAnsi="Courier New" w:cs="Courier New"/>
          <w:b/>
          <w:bCs/>
          <w:lang w:val="sr-Cyrl-RS"/>
        </w:rPr>
        <w:t>,</w:t>
      </w:r>
      <w:r w:rsidRPr="00664100">
        <w:rPr>
          <w:rFonts w:ascii="Courier New" w:hAnsi="Courier New" w:cs="Courier New"/>
          <w:lang w:val="sr-Cyrl-RS"/>
        </w:rPr>
        <w:t xml:space="preserve"> path</w:t>
      </w:r>
    </w:p>
    <w:p w14:paraId="15801E83" w14:textId="59125684" w:rsidR="000035AC" w:rsidRPr="00664100" w:rsidRDefault="00664100" w:rsidP="00896113">
      <w:pPr>
        <w:pStyle w:val="a"/>
        <w:rPr>
          <w:lang w:val="en-GB"/>
        </w:rPr>
      </w:pPr>
      <w:bookmarkStart w:id="79" w:name="_Toc212025942"/>
      <w:r>
        <w:t xml:space="preserve">Листинг </w:t>
      </w:r>
      <w:r>
        <w:fldChar w:fldCharType="begin"/>
      </w:r>
      <w:r>
        <w:instrText xml:space="preserve"> SEQ Листинг \* ARABIC </w:instrText>
      </w:r>
      <w:r>
        <w:fldChar w:fldCharType="separate"/>
      </w:r>
      <w:r w:rsidR="009245E3">
        <w:rPr>
          <w:noProof/>
        </w:rPr>
        <w:t>6</w:t>
      </w:r>
      <w:r>
        <w:fldChar w:fldCharType="end"/>
      </w:r>
      <w:r w:rsidR="00896113">
        <w:t xml:space="preserve"> – Метода шифровања слова</w:t>
      </w:r>
      <w:bookmarkEnd w:id="79"/>
    </w:p>
    <w:p w14:paraId="1CBF4620" w14:textId="2F09B39A" w:rsidR="000035AC" w:rsidRPr="00942891" w:rsidRDefault="00951E32" w:rsidP="00951E32">
      <w:pPr>
        <w:pStyle w:val="Prilog-IInivonaslova"/>
        <w:rPr>
          <w:lang w:val="sr-Cyrl-RS"/>
        </w:rPr>
      </w:pPr>
      <w:bookmarkStart w:id="80" w:name="_Toc212025151"/>
      <w:r w:rsidRPr="00942891">
        <w:rPr>
          <w:lang w:val="sr-Cyrl-RS"/>
        </w:rPr>
        <w:t xml:space="preserve">Метода </w:t>
      </w:r>
      <w:r w:rsidR="00AC0203" w:rsidRPr="00942891">
        <w:rPr>
          <w:lang w:val="sr-Cyrl-RS"/>
        </w:rPr>
        <w:t>стварања конекције на прикључној табли</w:t>
      </w:r>
      <w:bookmarkEnd w:id="80"/>
    </w:p>
    <w:p w14:paraId="6F8F872F" w14:textId="05455940" w:rsidR="00AC0203" w:rsidRPr="00942891" w:rsidRDefault="00AC0203" w:rsidP="00AC0203">
      <w:pPr>
        <w:pStyle w:val="Osnovnitekst"/>
        <w:rPr>
          <w:lang w:val="sr-Cyrl-RS"/>
        </w:rPr>
      </w:pPr>
      <w:r w:rsidRPr="00942891">
        <w:rPr>
          <w:lang w:val="sr-Cyrl-RS"/>
        </w:rPr>
        <w:t xml:space="preserve">У оквиру датотеке </w:t>
      </w:r>
      <w:r w:rsidRPr="00942891">
        <w:rPr>
          <w:i/>
          <w:iCs/>
          <w:lang w:val="sr-Cyrl-RS"/>
        </w:rPr>
        <w:t>plugboard_widget</w:t>
      </w:r>
      <w:r w:rsidR="00720397" w:rsidRPr="00942891">
        <w:rPr>
          <w:i/>
          <w:iCs/>
          <w:lang w:val="sr-Cyrl-RS"/>
        </w:rPr>
        <w:t xml:space="preserve">.py </w:t>
      </w:r>
      <w:r w:rsidR="00720397" w:rsidRPr="00942891">
        <w:rPr>
          <w:lang w:val="sr-Cyrl-RS"/>
        </w:rPr>
        <w:t xml:space="preserve">креирана је класа </w:t>
      </w:r>
      <w:r w:rsidR="00720397" w:rsidRPr="00942891">
        <w:rPr>
          <w:i/>
          <w:iCs/>
          <w:lang w:val="sr-Cyrl-RS"/>
        </w:rPr>
        <w:t xml:space="preserve">PlugboardWidget </w:t>
      </w:r>
      <w:r w:rsidR="00720397" w:rsidRPr="00942891">
        <w:rPr>
          <w:lang w:val="sr-Cyrl-RS"/>
        </w:rPr>
        <w:t xml:space="preserve">која садржи методу </w:t>
      </w:r>
      <w:r w:rsidR="00720397" w:rsidRPr="00942891">
        <w:rPr>
          <w:i/>
          <w:iCs/>
          <w:lang w:val="sr-Cyrl-RS"/>
        </w:rPr>
        <w:t>on_letter_click</w:t>
      </w:r>
      <w:r w:rsidR="00E4115A" w:rsidRPr="00942891">
        <w:rPr>
          <w:i/>
          <w:iCs/>
          <w:lang w:val="sr-Cyrl-RS"/>
        </w:rPr>
        <w:t xml:space="preserve">. </w:t>
      </w:r>
      <w:r w:rsidR="00E4115A" w:rsidRPr="00942891">
        <w:rPr>
          <w:lang w:val="sr-Cyrl-RS"/>
        </w:rPr>
        <w:t>Метода ствара конекцију између два слова уколико је то могуће.</w:t>
      </w:r>
    </w:p>
    <w:p w14:paraId="30358940"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b/>
          <w:bCs/>
          <w:lang w:val="sr-Cyrl-RS"/>
        </w:rPr>
        <w:t>def</w:t>
      </w:r>
      <w:r w:rsidRPr="00896113">
        <w:rPr>
          <w:rFonts w:ascii="Courier New" w:hAnsi="Courier New" w:cs="Courier New"/>
          <w:lang w:val="sr-Cyrl-RS"/>
        </w:rPr>
        <w:t xml:space="preserve"> on_letter_click</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 xml:space="preserve"> letter</w:t>
      </w:r>
      <w:r w:rsidRPr="00896113">
        <w:rPr>
          <w:rFonts w:ascii="Courier New" w:hAnsi="Courier New" w:cs="Courier New"/>
          <w:b/>
          <w:bCs/>
          <w:lang w:val="sr-Cyrl-RS"/>
        </w:rPr>
        <w:t>):</w:t>
      </w:r>
    </w:p>
    <w:p w14:paraId="10DF23F6"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Ako je slovo povezano, ne radi nista</w:t>
      </w:r>
    </w:p>
    <w:p w14:paraId="5B734153"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_is_connected</w:t>
      </w:r>
      <w:r w:rsidRPr="00896113">
        <w:rPr>
          <w:rFonts w:ascii="Courier New" w:hAnsi="Courier New" w:cs="Courier New"/>
          <w:b/>
          <w:bCs/>
          <w:lang w:val="sr-Cyrl-RS"/>
        </w:rPr>
        <w:t>(</w:t>
      </w:r>
      <w:r w:rsidRPr="00896113">
        <w:rPr>
          <w:rFonts w:ascii="Courier New" w:hAnsi="Courier New" w:cs="Courier New"/>
          <w:lang w:val="sr-Cyrl-RS"/>
        </w:rPr>
        <w:t>letter</w:t>
      </w:r>
      <w:r w:rsidRPr="00896113">
        <w:rPr>
          <w:rFonts w:ascii="Courier New" w:hAnsi="Courier New" w:cs="Courier New"/>
          <w:b/>
          <w:bCs/>
          <w:lang w:val="sr-Cyrl-RS"/>
        </w:rPr>
        <w:t>):</w:t>
      </w:r>
    </w:p>
    <w:p w14:paraId="6F9DE664"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return</w:t>
      </w:r>
    </w:p>
    <w:p w14:paraId="179C70FC"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Nije moguće više od 10 konekcija</w:t>
      </w:r>
    </w:p>
    <w:p w14:paraId="67A72153"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w:t>
      </w:r>
      <w:r w:rsidRPr="00896113">
        <w:rPr>
          <w:rFonts w:ascii="Courier New" w:hAnsi="Courier New" w:cs="Courier New"/>
          <w:b/>
          <w:bCs/>
          <w:lang w:val="sr-Cyrl-RS"/>
        </w:rPr>
        <w:t>len(</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plugboard_connections</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&gt;=</w:t>
      </w:r>
      <w:r w:rsidRPr="00896113">
        <w:rPr>
          <w:rFonts w:ascii="Courier New" w:hAnsi="Courier New" w:cs="Courier New"/>
          <w:lang w:val="sr-Cyrl-RS"/>
        </w:rPr>
        <w:t xml:space="preserve"> 10</w:t>
      </w:r>
      <w:r w:rsidRPr="00896113">
        <w:rPr>
          <w:rFonts w:ascii="Courier New" w:hAnsi="Courier New" w:cs="Courier New"/>
          <w:b/>
          <w:bCs/>
          <w:lang w:val="sr-Cyrl-RS"/>
        </w:rPr>
        <w:t>:</w:t>
      </w:r>
    </w:p>
    <w:p w14:paraId="11B66CAF"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return</w:t>
      </w:r>
    </w:p>
    <w:p w14:paraId="1E742EE6" w14:textId="77777777" w:rsidR="00C17712" w:rsidRPr="00896113" w:rsidRDefault="00C17712" w:rsidP="00896113">
      <w:pPr>
        <w:pStyle w:val="Osnovnitekst"/>
        <w:jc w:val="left"/>
        <w:rPr>
          <w:rFonts w:ascii="Courier New" w:hAnsi="Courier New" w:cs="Courier New"/>
          <w:lang w:val="sr-Cyrl-RS"/>
        </w:rPr>
      </w:pPr>
    </w:p>
    <w:p w14:paraId="6A37DF4E"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Selektuj / Deselektuj</w:t>
      </w:r>
    </w:p>
    <w:p w14:paraId="7C7EA48D"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 xml:space="preserve">selected_letter </w:t>
      </w:r>
      <w:r w:rsidRPr="00896113">
        <w:rPr>
          <w:rFonts w:ascii="Courier New" w:hAnsi="Courier New" w:cs="Courier New"/>
          <w:b/>
          <w:bCs/>
          <w:lang w:val="sr-Cyrl-RS"/>
        </w:rPr>
        <w:t>==</w:t>
      </w:r>
      <w:r w:rsidRPr="00896113">
        <w:rPr>
          <w:rFonts w:ascii="Courier New" w:hAnsi="Courier New" w:cs="Courier New"/>
          <w:lang w:val="sr-Cyrl-RS"/>
        </w:rPr>
        <w:t xml:space="preserve"> letter</w:t>
      </w:r>
      <w:r w:rsidRPr="00896113">
        <w:rPr>
          <w:rFonts w:ascii="Courier New" w:hAnsi="Courier New" w:cs="Courier New"/>
          <w:b/>
          <w:bCs/>
          <w:lang w:val="sr-Cyrl-RS"/>
        </w:rPr>
        <w:t>:</w:t>
      </w:r>
    </w:p>
    <w:p w14:paraId="217BA0AC"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Situacija: Pokušaj konekcije sam sa sobom</w:t>
      </w:r>
    </w:p>
    <w:p w14:paraId="1ECFAC3F"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 xml:space="preserve">selected_letter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None</w:t>
      </w:r>
    </w:p>
    <w:p w14:paraId="200FA47C"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else:</w:t>
      </w:r>
    </w:p>
    <w:p w14:paraId="1325FA59"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 xml:space="preserve">selected_letter </w:t>
      </w:r>
      <w:r w:rsidRPr="00896113">
        <w:rPr>
          <w:rFonts w:ascii="Courier New" w:hAnsi="Courier New" w:cs="Courier New"/>
          <w:b/>
          <w:bCs/>
          <w:lang w:val="sr-Cyrl-RS"/>
        </w:rPr>
        <w:t>is</w:t>
      </w:r>
      <w:r w:rsidRPr="00896113">
        <w:rPr>
          <w:rFonts w:ascii="Courier New" w:hAnsi="Courier New" w:cs="Courier New"/>
          <w:lang w:val="sr-Cyrl-RS"/>
        </w:rPr>
        <w:t xml:space="preserve"> </w:t>
      </w:r>
      <w:r w:rsidRPr="00896113">
        <w:rPr>
          <w:rFonts w:ascii="Courier New" w:hAnsi="Courier New" w:cs="Courier New"/>
          <w:b/>
          <w:bCs/>
          <w:lang w:val="sr-Cyrl-RS"/>
        </w:rPr>
        <w:t>not</w:t>
      </w:r>
      <w:r w:rsidRPr="00896113">
        <w:rPr>
          <w:rFonts w:ascii="Courier New" w:hAnsi="Courier New" w:cs="Courier New"/>
          <w:lang w:val="sr-Cyrl-RS"/>
        </w:rPr>
        <w:t xml:space="preserve"> </w:t>
      </w:r>
      <w:r w:rsidRPr="00896113">
        <w:rPr>
          <w:rFonts w:ascii="Courier New" w:hAnsi="Courier New" w:cs="Courier New"/>
          <w:b/>
          <w:bCs/>
          <w:lang w:val="sr-Cyrl-RS"/>
        </w:rPr>
        <w:t>None:</w:t>
      </w:r>
    </w:p>
    <w:p w14:paraId="3301DEE2"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Kreiranje para</w:t>
      </w:r>
    </w:p>
    <w:p w14:paraId="69D04091"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pair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tuple(sorted([</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selected_letter</w:t>
      </w:r>
      <w:r w:rsidRPr="00896113">
        <w:rPr>
          <w:rFonts w:ascii="Courier New" w:hAnsi="Courier New" w:cs="Courier New"/>
          <w:b/>
          <w:bCs/>
          <w:lang w:val="sr-Cyrl-RS"/>
        </w:rPr>
        <w:t>,</w:t>
      </w:r>
      <w:r w:rsidRPr="00896113">
        <w:rPr>
          <w:rFonts w:ascii="Courier New" w:hAnsi="Courier New" w:cs="Courier New"/>
          <w:lang w:val="sr-Cyrl-RS"/>
        </w:rPr>
        <w:t xml:space="preserve"> letter</w:t>
      </w:r>
      <w:r w:rsidRPr="00896113">
        <w:rPr>
          <w:rFonts w:ascii="Courier New" w:hAnsi="Courier New" w:cs="Courier New"/>
          <w:b/>
          <w:bCs/>
          <w:lang w:val="sr-Cyrl-RS"/>
        </w:rPr>
        <w:t>]))</w:t>
      </w:r>
    </w:p>
    <w:p w14:paraId="7549EAEA"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pair </w:t>
      </w:r>
      <w:r w:rsidRPr="00896113">
        <w:rPr>
          <w:rFonts w:ascii="Courier New" w:hAnsi="Courier New" w:cs="Courier New"/>
          <w:b/>
          <w:bCs/>
          <w:lang w:val="sr-Cyrl-RS"/>
        </w:rPr>
        <w:t>not</w:t>
      </w:r>
      <w:r w:rsidRPr="00896113">
        <w:rPr>
          <w:rFonts w:ascii="Courier New" w:hAnsi="Courier New" w:cs="Courier New"/>
          <w:lang w:val="sr-Cyrl-RS"/>
        </w:rPr>
        <w:t xml:space="preserve"> </w:t>
      </w:r>
      <w:r w:rsidRPr="00896113">
        <w:rPr>
          <w:rFonts w:ascii="Courier New" w:hAnsi="Courier New" w:cs="Courier New"/>
          <w:b/>
          <w:bCs/>
          <w:lang w:val="sr-Cyrl-RS"/>
        </w:rPr>
        <w:t>in</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plugboard_connections</w:t>
      </w:r>
      <w:r w:rsidRPr="00896113">
        <w:rPr>
          <w:rFonts w:ascii="Courier New" w:hAnsi="Courier New" w:cs="Courier New"/>
          <w:b/>
          <w:bCs/>
          <w:lang w:val="sr-Cyrl-RS"/>
        </w:rPr>
        <w:t>:</w:t>
      </w:r>
    </w:p>
    <w:p w14:paraId="2FC616F5"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plugboard_connections</w:t>
      </w:r>
      <w:r w:rsidRPr="00896113">
        <w:rPr>
          <w:rFonts w:ascii="Courier New" w:hAnsi="Courier New" w:cs="Courier New"/>
          <w:b/>
          <w:bCs/>
          <w:lang w:val="sr-Cyrl-RS"/>
        </w:rPr>
        <w:t>.</w:t>
      </w:r>
      <w:r w:rsidRPr="00896113">
        <w:rPr>
          <w:rFonts w:ascii="Courier New" w:hAnsi="Courier New" w:cs="Courier New"/>
          <w:lang w:val="sr-Cyrl-RS"/>
        </w:rPr>
        <w:t>append</w:t>
      </w:r>
      <w:r w:rsidRPr="00896113">
        <w:rPr>
          <w:rFonts w:ascii="Courier New" w:hAnsi="Courier New" w:cs="Courier New"/>
          <w:b/>
          <w:bCs/>
          <w:lang w:val="sr-Cyrl-RS"/>
        </w:rPr>
        <w:t>(</w:t>
      </w:r>
      <w:r w:rsidRPr="00896113">
        <w:rPr>
          <w:rFonts w:ascii="Courier New" w:hAnsi="Courier New" w:cs="Courier New"/>
          <w:lang w:val="sr-Cyrl-RS"/>
        </w:rPr>
        <w:t>pair</w:t>
      </w:r>
      <w:r w:rsidRPr="00896113">
        <w:rPr>
          <w:rFonts w:ascii="Courier New" w:hAnsi="Courier New" w:cs="Courier New"/>
          <w:b/>
          <w:bCs/>
          <w:lang w:val="sr-Cyrl-RS"/>
        </w:rPr>
        <w:t>)</w:t>
      </w:r>
    </w:p>
    <w:p w14:paraId="5D6B89E5"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Dodavanje boje ukoliko nismo prekoračili limit</w:t>
      </w:r>
    </w:p>
    <w:p w14:paraId="01960EAE"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w:t>
      </w:r>
      <w:r w:rsidRPr="00896113">
        <w:rPr>
          <w:rFonts w:ascii="Courier New" w:hAnsi="Courier New" w:cs="Courier New"/>
          <w:b/>
          <w:bCs/>
          <w:lang w:val="sr-Cyrl-RS"/>
        </w:rPr>
        <w:t>len(</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plugboard_connections</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&lt;=</w:t>
      </w:r>
      <w:r w:rsidRPr="00896113">
        <w:rPr>
          <w:rFonts w:ascii="Courier New" w:hAnsi="Courier New" w:cs="Courier New"/>
          <w:lang w:val="sr-Cyrl-RS"/>
        </w:rPr>
        <w:t xml:space="preserve"> </w:t>
      </w:r>
      <w:r w:rsidRPr="00896113">
        <w:rPr>
          <w:rFonts w:ascii="Courier New" w:hAnsi="Courier New" w:cs="Courier New"/>
          <w:b/>
          <w:bCs/>
          <w:lang w:val="sr-Cyrl-RS"/>
        </w:rPr>
        <w:t>len(</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PAIR_COLORS</w:t>
      </w:r>
      <w:r w:rsidRPr="00896113">
        <w:rPr>
          <w:rFonts w:ascii="Courier New" w:hAnsi="Courier New" w:cs="Courier New"/>
          <w:b/>
          <w:bCs/>
          <w:lang w:val="sr-Cyrl-RS"/>
        </w:rPr>
        <w:t>):</w:t>
      </w:r>
    </w:p>
    <w:p w14:paraId="74BDDFAE" w14:textId="7BA8575F"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pair_color_map</w:t>
      </w:r>
      <w:r w:rsidRPr="00896113">
        <w:rPr>
          <w:rFonts w:ascii="Courier New" w:hAnsi="Courier New" w:cs="Courier New"/>
          <w:b/>
          <w:bCs/>
          <w:lang w:val="sr-Cyrl-RS"/>
        </w:rPr>
        <w:t>[</w:t>
      </w:r>
      <w:r w:rsidRPr="00896113">
        <w:rPr>
          <w:rFonts w:ascii="Courier New" w:hAnsi="Courier New" w:cs="Courier New"/>
          <w:lang w:val="sr-Cyrl-RS"/>
        </w:rPr>
        <w:t>pair</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PAIR_COLORS</w:t>
      </w:r>
      <w:r w:rsidRPr="00896113">
        <w:rPr>
          <w:rFonts w:ascii="Courier New" w:hAnsi="Courier New" w:cs="Courier New"/>
          <w:b/>
          <w:bCs/>
          <w:lang w:val="sr-Cyrl-RS"/>
        </w:rPr>
        <w:t>[len(</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plugboard_connections</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w:t>
      </w:r>
      <w:r w:rsidRPr="00896113">
        <w:rPr>
          <w:rFonts w:ascii="Courier New" w:hAnsi="Courier New" w:cs="Courier New"/>
          <w:lang w:val="sr-Cyrl-RS"/>
        </w:rPr>
        <w:t xml:space="preserve"> 1</w:t>
      </w:r>
      <w:r w:rsidRPr="00896113">
        <w:rPr>
          <w:rFonts w:ascii="Courier New" w:hAnsi="Courier New" w:cs="Courier New"/>
          <w:b/>
          <w:bCs/>
          <w:lang w:val="sr-Cyrl-RS"/>
        </w:rPr>
        <w:t>]</w:t>
      </w:r>
    </w:p>
    <w:p w14:paraId="333B1870"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 xml:space="preserve">selected_letter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None</w:t>
      </w:r>
    </w:p>
    <w:p w14:paraId="7D255A39"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else:</w:t>
      </w:r>
    </w:p>
    <w:p w14:paraId="1D033F3C"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Čuvamo pritisnuto slovo</w:t>
      </w:r>
    </w:p>
    <w:p w14:paraId="209DA476"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 xml:space="preserve">selected_letter </w:t>
      </w:r>
      <w:r w:rsidRPr="00896113">
        <w:rPr>
          <w:rFonts w:ascii="Courier New" w:hAnsi="Courier New" w:cs="Courier New"/>
          <w:b/>
          <w:bCs/>
          <w:lang w:val="sr-Cyrl-RS"/>
        </w:rPr>
        <w:t>=</w:t>
      </w:r>
      <w:r w:rsidRPr="00896113">
        <w:rPr>
          <w:rFonts w:ascii="Courier New" w:hAnsi="Courier New" w:cs="Courier New"/>
          <w:lang w:val="sr-Cyrl-RS"/>
        </w:rPr>
        <w:t xml:space="preserve"> letter</w:t>
      </w:r>
    </w:p>
    <w:p w14:paraId="5ABAF72A" w14:textId="77777777" w:rsidR="00C17712" w:rsidRPr="00896113" w:rsidRDefault="00C17712" w:rsidP="00896113">
      <w:pPr>
        <w:pStyle w:val="Osnovnitekst"/>
        <w:jc w:val="left"/>
        <w:rPr>
          <w:rFonts w:ascii="Courier New" w:hAnsi="Courier New" w:cs="Courier New"/>
          <w:lang w:val="sr-Cyrl-RS"/>
        </w:rPr>
      </w:pPr>
    </w:p>
    <w:p w14:paraId="51A8FE38"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Ažuriramo interfejs</w:t>
      </w:r>
    </w:p>
    <w:p w14:paraId="5B2D7CC3"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update_display</w:t>
      </w:r>
      <w:r w:rsidRPr="00896113">
        <w:rPr>
          <w:rFonts w:ascii="Courier New" w:hAnsi="Courier New" w:cs="Courier New"/>
          <w:b/>
          <w:bCs/>
          <w:lang w:val="sr-Cyrl-RS"/>
        </w:rPr>
        <w:t>()</w:t>
      </w:r>
    </w:p>
    <w:p w14:paraId="7B183D8C" w14:textId="77777777" w:rsidR="00C17712" w:rsidRPr="00896113" w:rsidRDefault="00C17712"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on_update</w:t>
      </w:r>
      <w:r w:rsidRPr="00896113">
        <w:rPr>
          <w:rFonts w:ascii="Courier New" w:hAnsi="Courier New" w:cs="Courier New"/>
          <w:b/>
          <w:bCs/>
          <w:lang w:val="sr-Cyrl-RS"/>
        </w:rPr>
        <w:t>:</w:t>
      </w:r>
    </w:p>
    <w:p w14:paraId="7EBBB05C" w14:textId="6BFE1599" w:rsidR="00E4115A" w:rsidRPr="00896113" w:rsidRDefault="00C17712" w:rsidP="00896113">
      <w:pPr>
        <w:pStyle w:val="Osnovnitekst"/>
        <w:keepNext/>
        <w:jc w:val="left"/>
        <w:rPr>
          <w:rFonts w:ascii="Courier New" w:hAnsi="Courier New" w:cs="Courier New"/>
          <w:b/>
          <w:bCs/>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on_update</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plugboard_connections</w:t>
      </w:r>
      <w:r w:rsidRPr="00896113">
        <w:rPr>
          <w:rFonts w:ascii="Courier New" w:hAnsi="Courier New" w:cs="Courier New"/>
          <w:b/>
          <w:bCs/>
          <w:lang w:val="sr-Cyrl-RS"/>
        </w:rPr>
        <w:t>)</w:t>
      </w:r>
    </w:p>
    <w:p w14:paraId="5DC5179B" w14:textId="245D2260" w:rsidR="00B24D59" w:rsidRDefault="00896113" w:rsidP="00896113">
      <w:pPr>
        <w:pStyle w:val="a"/>
      </w:pPr>
      <w:bookmarkStart w:id="81" w:name="_Toc212025943"/>
      <w:r>
        <w:t xml:space="preserve">Листинг </w:t>
      </w:r>
      <w:r>
        <w:fldChar w:fldCharType="begin"/>
      </w:r>
      <w:r>
        <w:instrText xml:space="preserve"> SEQ Листинг \* ARABIC </w:instrText>
      </w:r>
      <w:r>
        <w:fldChar w:fldCharType="separate"/>
      </w:r>
      <w:r w:rsidR="009245E3">
        <w:rPr>
          <w:noProof/>
        </w:rPr>
        <w:t>7</w:t>
      </w:r>
      <w:r>
        <w:fldChar w:fldCharType="end"/>
      </w:r>
      <w:r>
        <w:t xml:space="preserve"> – Метода стварања конекције на прикључној табли</w:t>
      </w:r>
      <w:bookmarkEnd w:id="81"/>
    </w:p>
    <w:p w14:paraId="37F19AA2" w14:textId="77777777" w:rsidR="00896113" w:rsidRDefault="00896113" w:rsidP="00896113">
      <w:pPr>
        <w:pStyle w:val="a"/>
        <w:rPr>
          <w:lang w:val="en-GB"/>
        </w:rPr>
      </w:pPr>
    </w:p>
    <w:p w14:paraId="45D8C222" w14:textId="77777777" w:rsidR="00BC1157" w:rsidRDefault="00BC1157" w:rsidP="00896113">
      <w:pPr>
        <w:pStyle w:val="a"/>
        <w:rPr>
          <w:lang w:val="en-GB"/>
        </w:rPr>
      </w:pPr>
    </w:p>
    <w:p w14:paraId="3745A198" w14:textId="77777777" w:rsidR="00BC1157" w:rsidRDefault="00BC1157" w:rsidP="00896113">
      <w:pPr>
        <w:pStyle w:val="a"/>
        <w:rPr>
          <w:lang w:val="en-GB"/>
        </w:rPr>
      </w:pPr>
    </w:p>
    <w:p w14:paraId="4D5936DD" w14:textId="77777777" w:rsidR="00BC1157" w:rsidRDefault="00BC1157" w:rsidP="00896113">
      <w:pPr>
        <w:pStyle w:val="a"/>
        <w:rPr>
          <w:lang w:val="en-GB"/>
        </w:rPr>
      </w:pPr>
    </w:p>
    <w:p w14:paraId="2AA4EDB2" w14:textId="77777777" w:rsidR="00BC1157" w:rsidRPr="00BC1157" w:rsidRDefault="00BC1157" w:rsidP="00896113">
      <w:pPr>
        <w:pStyle w:val="a"/>
        <w:rPr>
          <w:lang w:val="en-GB"/>
        </w:rPr>
      </w:pPr>
    </w:p>
    <w:p w14:paraId="6D431EBC" w14:textId="07C86DDF" w:rsidR="00B24D59" w:rsidRPr="00942891" w:rsidRDefault="00B24D59" w:rsidP="00B24D59">
      <w:pPr>
        <w:pStyle w:val="Prilog-IInivonaslova"/>
        <w:rPr>
          <w:lang w:val="sr-Cyrl-RS"/>
        </w:rPr>
      </w:pPr>
      <w:bookmarkStart w:id="82" w:name="_Toc212025152"/>
      <w:r w:rsidRPr="00942891">
        <w:rPr>
          <w:lang w:val="sr-Cyrl-RS"/>
        </w:rPr>
        <w:lastRenderedPageBreak/>
        <w:t xml:space="preserve">Метода </w:t>
      </w:r>
      <w:r w:rsidRPr="00942891">
        <w:rPr>
          <w:i/>
          <w:iCs/>
          <w:lang w:val="sr-Cyrl-RS"/>
        </w:rPr>
        <w:t>setup_machine</w:t>
      </w:r>
      <w:bookmarkEnd w:id="82"/>
    </w:p>
    <w:p w14:paraId="22B24ED3" w14:textId="77777777" w:rsidR="003219C5" w:rsidRPr="00942891" w:rsidRDefault="000A6B46" w:rsidP="00B24D59">
      <w:pPr>
        <w:pStyle w:val="Osnovnitekst"/>
        <w:rPr>
          <w:i/>
          <w:iCs/>
          <w:lang w:val="sr-Cyrl-RS"/>
        </w:rPr>
      </w:pPr>
      <w:r w:rsidRPr="00942891">
        <w:rPr>
          <w:lang w:val="sr-Cyrl-RS"/>
        </w:rPr>
        <w:t xml:space="preserve">Метода </w:t>
      </w:r>
      <w:r w:rsidRPr="00942891">
        <w:rPr>
          <w:i/>
          <w:iCs/>
          <w:lang w:val="sr-Cyrl-RS"/>
        </w:rPr>
        <w:t>setup_machine</w:t>
      </w:r>
      <w:r w:rsidRPr="00942891">
        <w:rPr>
          <w:lang w:val="sr-Cyrl-RS"/>
        </w:rPr>
        <w:t xml:space="preserve"> извлачи имена из оквира за параметризацију и помоћу </w:t>
      </w:r>
      <w:r w:rsidR="003D2763" w:rsidRPr="00942891">
        <w:rPr>
          <w:lang w:val="sr-Cyrl-RS"/>
        </w:rPr>
        <w:t xml:space="preserve">функција </w:t>
      </w:r>
      <w:r w:rsidR="003D2763" w:rsidRPr="00942891">
        <w:rPr>
          <w:i/>
          <w:iCs/>
          <w:lang w:val="sr-Cyrl-RS"/>
        </w:rPr>
        <w:t xml:space="preserve">get_reflector_wiring </w:t>
      </w:r>
      <w:r w:rsidR="003D2763" w:rsidRPr="00942891">
        <w:rPr>
          <w:lang w:val="sr-Cyrl-RS"/>
        </w:rPr>
        <w:t xml:space="preserve">и </w:t>
      </w:r>
      <w:r w:rsidR="003D2763" w:rsidRPr="00942891">
        <w:rPr>
          <w:i/>
          <w:iCs/>
          <w:lang w:val="sr-Cyrl-RS"/>
        </w:rPr>
        <w:t xml:space="preserve">get_wiring_for_name </w:t>
      </w:r>
      <w:r w:rsidR="000700F1" w:rsidRPr="00942891">
        <w:rPr>
          <w:lang w:val="sr-Cyrl-RS"/>
        </w:rPr>
        <w:t xml:space="preserve">доквата одговарајуће конфигурације рефлектора и ротора. </w:t>
      </w:r>
      <w:r w:rsidR="00104C3F" w:rsidRPr="00942891">
        <w:rPr>
          <w:lang w:val="sr-Cyrl-RS"/>
        </w:rPr>
        <w:t xml:space="preserve">За сваки од ротора извучено је име, позиција и </w:t>
      </w:r>
      <w:r w:rsidR="00104C3F" w:rsidRPr="00942891">
        <w:rPr>
          <w:i/>
          <w:iCs/>
          <w:lang w:val="sr-Cyrl-RS"/>
        </w:rPr>
        <w:t xml:space="preserve">Ringstellung </w:t>
      </w:r>
      <w:r w:rsidR="00104C3F" w:rsidRPr="00942891">
        <w:rPr>
          <w:lang w:val="sr-Cyrl-RS"/>
        </w:rPr>
        <w:t xml:space="preserve">конфигурација. </w:t>
      </w:r>
      <w:r w:rsidR="00A578E8" w:rsidRPr="00942891">
        <w:rPr>
          <w:lang w:val="sr-Cyrl-RS"/>
        </w:rPr>
        <w:t xml:space="preserve">За рефлектор је потербно само изабрано име. Креирају се инстанце објеката </w:t>
      </w:r>
      <w:r w:rsidR="00A578E8" w:rsidRPr="00942891">
        <w:rPr>
          <w:i/>
          <w:iCs/>
          <w:lang w:val="sr-Cyrl-RS"/>
        </w:rPr>
        <w:t xml:space="preserve">Rotor </w:t>
      </w:r>
      <w:r w:rsidR="00A578E8" w:rsidRPr="00942891">
        <w:rPr>
          <w:lang w:val="sr-Cyrl-RS"/>
        </w:rPr>
        <w:t xml:space="preserve">и </w:t>
      </w:r>
      <w:r w:rsidR="00A578E8" w:rsidRPr="00942891">
        <w:rPr>
          <w:i/>
          <w:iCs/>
          <w:lang w:val="sr-Cyrl-RS"/>
        </w:rPr>
        <w:t xml:space="preserve">Reflector, </w:t>
      </w:r>
      <w:r w:rsidR="00A578E8" w:rsidRPr="00942891">
        <w:rPr>
          <w:lang w:val="sr-Cyrl-RS"/>
        </w:rPr>
        <w:t xml:space="preserve">а затим и </w:t>
      </w:r>
      <w:r w:rsidR="00A578E8" w:rsidRPr="00942891">
        <w:rPr>
          <w:i/>
          <w:iCs/>
          <w:lang w:val="sr-Cyrl-RS"/>
        </w:rPr>
        <w:t xml:space="preserve">Plugboard </w:t>
      </w:r>
      <w:r w:rsidR="00A578E8" w:rsidRPr="00942891">
        <w:rPr>
          <w:lang w:val="sr-Cyrl-RS"/>
        </w:rPr>
        <w:t xml:space="preserve">уколико је потребно. На крају, помоћу ових објеката коначно се креира и </w:t>
      </w:r>
      <w:r w:rsidR="003219C5" w:rsidRPr="00942891">
        <w:rPr>
          <w:lang w:val="sr-Cyrl-RS"/>
        </w:rPr>
        <w:t xml:space="preserve">објекат </w:t>
      </w:r>
      <w:r w:rsidR="003219C5" w:rsidRPr="00942891">
        <w:rPr>
          <w:i/>
          <w:iCs/>
          <w:lang w:val="sr-Cyrl-RS"/>
        </w:rPr>
        <w:t>EnigmaMachine.</w:t>
      </w:r>
    </w:p>
    <w:p w14:paraId="27C98659"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b/>
          <w:bCs/>
          <w:lang w:val="sr-Cyrl-RS"/>
        </w:rPr>
        <w:t>def</w:t>
      </w:r>
      <w:r w:rsidRPr="00896113">
        <w:rPr>
          <w:rFonts w:ascii="Courier New" w:hAnsi="Courier New" w:cs="Courier New"/>
          <w:lang w:val="sr-Cyrl-RS"/>
        </w:rPr>
        <w:t xml:space="preserve"> setup_machine</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p>
    <w:p w14:paraId="7933C511"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left_name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left_rotor_var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521C1AFB"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left_position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left_pos_selector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1B43E820"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left_ring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left_ring_selector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172CDE68" w14:textId="77777777" w:rsidR="00CA53CE" w:rsidRPr="00896113" w:rsidRDefault="00CA53CE" w:rsidP="00896113">
      <w:pPr>
        <w:pStyle w:val="Osnovnitekst"/>
        <w:jc w:val="left"/>
        <w:rPr>
          <w:rFonts w:ascii="Courier New" w:hAnsi="Courier New" w:cs="Courier New"/>
          <w:lang w:val="sr-Cyrl-RS"/>
        </w:rPr>
      </w:pPr>
    </w:p>
    <w:p w14:paraId="2F5CF9E6"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middle_name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middle_rotor_var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1CEBB649"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middle_position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middle_pos_selector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19BCDE2C"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middle_ring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middle_ring_selector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7DA3F4AE" w14:textId="77777777" w:rsidR="00CA53CE" w:rsidRPr="00896113" w:rsidRDefault="00CA53CE" w:rsidP="00896113">
      <w:pPr>
        <w:pStyle w:val="Osnovnitekst"/>
        <w:jc w:val="left"/>
        <w:rPr>
          <w:rFonts w:ascii="Courier New" w:hAnsi="Courier New" w:cs="Courier New"/>
          <w:lang w:val="sr-Cyrl-RS"/>
        </w:rPr>
      </w:pPr>
    </w:p>
    <w:p w14:paraId="15EEA7FB"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right_name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right_rotor_var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7FAF09E4"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right_position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right_pos_selector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791B7B7E"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right_ring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right_ring_selector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2E5D80CB" w14:textId="77777777" w:rsidR="00CA53CE" w:rsidRPr="00896113" w:rsidRDefault="00CA53CE" w:rsidP="00896113">
      <w:pPr>
        <w:pStyle w:val="Osnovnitekst"/>
        <w:jc w:val="left"/>
        <w:rPr>
          <w:rFonts w:ascii="Courier New" w:hAnsi="Courier New" w:cs="Courier New"/>
          <w:lang w:val="sr-Cyrl-RS"/>
        </w:rPr>
      </w:pPr>
    </w:p>
    <w:p w14:paraId="5422B480"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reflector_name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reflector_var</w:t>
      </w:r>
      <w:r w:rsidRPr="00896113">
        <w:rPr>
          <w:rFonts w:ascii="Courier New" w:hAnsi="Courier New" w:cs="Courier New"/>
          <w:b/>
          <w:bCs/>
          <w:lang w:val="sr-Cyrl-RS"/>
        </w:rPr>
        <w:t>.</w:t>
      </w:r>
      <w:r w:rsidRPr="00896113">
        <w:rPr>
          <w:rFonts w:ascii="Courier New" w:hAnsi="Courier New" w:cs="Courier New"/>
          <w:lang w:val="sr-Cyrl-RS"/>
        </w:rPr>
        <w:t>get</w:t>
      </w:r>
      <w:r w:rsidRPr="00896113">
        <w:rPr>
          <w:rFonts w:ascii="Courier New" w:hAnsi="Courier New" w:cs="Courier New"/>
          <w:b/>
          <w:bCs/>
          <w:lang w:val="sr-Cyrl-RS"/>
        </w:rPr>
        <w:t>()</w:t>
      </w:r>
    </w:p>
    <w:p w14:paraId="52737AA6" w14:textId="77777777" w:rsidR="00CA53CE" w:rsidRPr="00896113" w:rsidRDefault="00CA53CE" w:rsidP="00896113">
      <w:pPr>
        <w:pStyle w:val="Osnovnitekst"/>
        <w:jc w:val="left"/>
        <w:rPr>
          <w:rFonts w:ascii="Courier New" w:hAnsi="Courier New" w:cs="Courier New"/>
          <w:lang w:val="sr-Cyrl-RS"/>
        </w:rPr>
      </w:pPr>
    </w:p>
    <w:p w14:paraId="33351E94"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Rotor setup</w:t>
      </w:r>
    </w:p>
    <w:p w14:paraId="17E2D94D"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left_rotor_w </w:t>
      </w:r>
      <w:r w:rsidRPr="00896113">
        <w:rPr>
          <w:rFonts w:ascii="Courier New" w:hAnsi="Courier New" w:cs="Courier New"/>
          <w:b/>
          <w:bCs/>
          <w:lang w:val="sr-Cyrl-RS"/>
        </w:rPr>
        <w:t>=</w:t>
      </w:r>
      <w:r w:rsidRPr="00896113">
        <w:rPr>
          <w:rFonts w:ascii="Courier New" w:hAnsi="Courier New" w:cs="Courier New"/>
          <w:lang w:val="sr-Cyrl-RS"/>
        </w:rPr>
        <w:t xml:space="preserve"> get_wiring_for_name</w:t>
      </w:r>
      <w:r w:rsidRPr="00896113">
        <w:rPr>
          <w:rFonts w:ascii="Courier New" w:hAnsi="Courier New" w:cs="Courier New"/>
          <w:b/>
          <w:bCs/>
          <w:lang w:val="sr-Cyrl-RS"/>
        </w:rPr>
        <w:t>(</w:t>
      </w:r>
      <w:r w:rsidRPr="00896113">
        <w:rPr>
          <w:rFonts w:ascii="Courier New" w:hAnsi="Courier New" w:cs="Courier New"/>
          <w:lang w:val="sr-Cyrl-RS"/>
        </w:rPr>
        <w:t>left_name</w:t>
      </w:r>
      <w:r w:rsidRPr="00896113">
        <w:rPr>
          <w:rFonts w:ascii="Courier New" w:hAnsi="Courier New" w:cs="Courier New"/>
          <w:b/>
          <w:bCs/>
          <w:lang w:val="sr-Cyrl-RS"/>
        </w:rPr>
        <w:t>)</w:t>
      </w:r>
    </w:p>
    <w:p w14:paraId="74B72806"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middle_rotor_w </w:t>
      </w:r>
      <w:r w:rsidRPr="00896113">
        <w:rPr>
          <w:rFonts w:ascii="Courier New" w:hAnsi="Courier New" w:cs="Courier New"/>
          <w:b/>
          <w:bCs/>
          <w:lang w:val="sr-Cyrl-RS"/>
        </w:rPr>
        <w:t>=</w:t>
      </w:r>
      <w:r w:rsidRPr="00896113">
        <w:rPr>
          <w:rFonts w:ascii="Courier New" w:hAnsi="Courier New" w:cs="Courier New"/>
          <w:lang w:val="sr-Cyrl-RS"/>
        </w:rPr>
        <w:t xml:space="preserve"> get_wiring_for_name</w:t>
      </w:r>
      <w:r w:rsidRPr="00896113">
        <w:rPr>
          <w:rFonts w:ascii="Courier New" w:hAnsi="Courier New" w:cs="Courier New"/>
          <w:b/>
          <w:bCs/>
          <w:lang w:val="sr-Cyrl-RS"/>
        </w:rPr>
        <w:t>(</w:t>
      </w:r>
      <w:r w:rsidRPr="00896113">
        <w:rPr>
          <w:rFonts w:ascii="Courier New" w:hAnsi="Courier New" w:cs="Courier New"/>
          <w:lang w:val="sr-Cyrl-RS"/>
        </w:rPr>
        <w:t>middle_name</w:t>
      </w:r>
      <w:r w:rsidRPr="00896113">
        <w:rPr>
          <w:rFonts w:ascii="Courier New" w:hAnsi="Courier New" w:cs="Courier New"/>
          <w:b/>
          <w:bCs/>
          <w:lang w:val="sr-Cyrl-RS"/>
        </w:rPr>
        <w:t>)</w:t>
      </w:r>
    </w:p>
    <w:p w14:paraId="31877234"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right_rotor_w </w:t>
      </w:r>
      <w:r w:rsidRPr="00896113">
        <w:rPr>
          <w:rFonts w:ascii="Courier New" w:hAnsi="Courier New" w:cs="Courier New"/>
          <w:b/>
          <w:bCs/>
          <w:lang w:val="sr-Cyrl-RS"/>
        </w:rPr>
        <w:t>=</w:t>
      </w:r>
      <w:r w:rsidRPr="00896113">
        <w:rPr>
          <w:rFonts w:ascii="Courier New" w:hAnsi="Courier New" w:cs="Courier New"/>
          <w:lang w:val="sr-Cyrl-RS"/>
        </w:rPr>
        <w:t xml:space="preserve"> get_wiring_for_name</w:t>
      </w:r>
      <w:r w:rsidRPr="00896113">
        <w:rPr>
          <w:rFonts w:ascii="Courier New" w:hAnsi="Courier New" w:cs="Courier New"/>
          <w:b/>
          <w:bCs/>
          <w:lang w:val="sr-Cyrl-RS"/>
        </w:rPr>
        <w:t>(</w:t>
      </w:r>
      <w:r w:rsidRPr="00896113">
        <w:rPr>
          <w:rFonts w:ascii="Courier New" w:hAnsi="Courier New" w:cs="Courier New"/>
          <w:lang w:val="sr-Cyrl-RS"/>
        </w:rPr>
        <w:t>right_name</w:t>
      </w:r>
      <w:r w:rsidRPr="00896113">
        <w:rPr>
          <w:rFonts w:ascii="Courier New" w:hAnsi="Courier New" w:cs="Courier New"/>
          <w:b/>
          <w:bCs/>
          <w:lang w:val="sr-Cyrl-RS"/>
        </w:rPr>
        <w:t>)</w:t>
      </w:r>
    </w:p>
    <w:p w14:paraId="343510D4" w14:textId="77777777" w:rsidR="00CA53CE" w:rsidRPr="00896113" w:rsidRDefault="00CA53CE" w:rsidP="00896113">
      <w:pPr>
        <w:pStyle w:val="Osnovnitekst"/>
        <w:jc w:val="left"/>
        <w:rPr>
          <w:rFonts w:ascii="Courier New" w:hAnsi="Courier New" w:cs="Courier New"/>
          <w:lang w:val="sr-Cyrl-RS"/>
        </w:rPr>
      </w:pPr>
    </w:p>
    <w:p w14:paraId="72D369FB"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left_rotor </w:t>
      </w:r>
      <w:r w:rsidRPr="00896113">
        <w:rPr>
          <w:rFonts w:ascii="Courier New" w:hAnsi="Courier New" w:cs="Courier New"/>
          <w:b/>
          <w:bCs/>
          <w:lang w:val="sr-Cyrl-RS"/>
        </w:rPr>
        <w:t>=</w:t>
      </w:r>
      <w:r w:rsidRPr="00896113">
        <w:rPr>
          <w:rFonts w:ascii="Courier New" w:hAnsi="Courier New" w:cs="Courier New"/>
          <w:lang w:val="sr-Cyrl-RS"/>
        </w:rPr>
        <w:t xml:space="preserve"> Rotor</w:t>
      </w:r>
      <w:r w:rsidRPr="00896113">
        <w:rPr>
          <w:rFonts w:ascii="Courier New" w:hAnsi="Courier New" w:cs="Courier New"/>
          <w:b/>
          <w:bCs/>
          <w:lang w:val="sr-Cyrl-RS"/>
        </w:rPr>
        <w:t>(</w:t>
      </w:r>
    </w:p>
    <w:p w14:paraId="3395C1A3"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wiring</w:t>
      </w:r>
      <w:r w:rsidRPr="00896113">
        <w:rPr>
          <w:rFonts w:ascii="Courier New" w:hAnsi="Courier New" w:cs="Courier New"/>
          <w:b/>
          <w:bCs/>
          <w:lang w:val="sr-Cyrl-RS"/>
        </w:rPr>
        <w:t>=</w:t>
      </w:r>
      <w:r w:rsidRPr="00896113">
        <w:rPr>
          <w:rFonts w:ascii="Courier New" w:hAnsi="Courier New" w:cs="Courier New"/>
          <w:lang w:val="sr-Cyrl-RS"/>
        </w:rPr>
        <w:t>left_rotor_w</w:t>
      </w:r>
      <w:r w:rsidRPr="00896113">
        <w:rPr>
          <w:rFonts w:ascii="Courier New" w:hAnsi="Courier New" w:cs="Courier New"/>
          <w:b/>
          <w:bCs/>
          <w:lang w:val="sr-Cyrl-RS"/>
        </w:rPr>
        <w:t>[</w:t>
      </w:r>
      <w:r w:rsidRPr="00896113">
        <w:rPr>
          <w:rFonts w:ascii="Courier New" w:hAnsi="Courier New" w:cs="Courier New"/>
          <w:lang w:val="sr-Cyrl-RS"/>
        </w:rPr>
        <w:t>0</w:t>
      </w:r>
      <w:r w:rsidRPr="00896113">
        <w:rPr>
          <w:rFonts w:ascii="Courier New" w:hAnsi="Courier New" w:cs="Courier New"/>
          <w:b/>
          <w:bCs/>
          <w:lang w:val="sr-Cyrl-RS"/>
        </w:rPr>
        <w:t>],</w:t>
      </w:r>
    </w:p>
    <w:p w14:paraId="13326302"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notch</w:t>
      </w:r>
      <w:r w:rsidRPr="00896113">
        <w:rPr>
          <w:rFonts w:ascii="Courier New" w:hAnsi="Courier New" w:cs="Courier New"/>
          <w:b/>
          <w:bCs/>
          <w:lang w:val="sr-Cyrl-RS"/>
        </w:rPr>
        <w:t>=</w:t>
      </w:r>
      <w:r w:rsidRPr="00896113">
        <w:rPr>
          <w:rFonts w:ascii="Courier New" w:hAnsi="Courier New" w:cs="Courier New"/>
          <w:lang w:val="sr-Cyrl-RS"/>
        </w:rPr>
        <w:t>left_rotor_w</w:t>
      </w:r>
      <w:r w:rsidRPr="00896113">
        <w:rPr>
          <w:rFonts w:ascii="Courier New" w:hAnsi="Courier New" w:cs="Courier New"/>
          <w:b/>
          <w:bCs/>
          <w:lang w:val="sr-Cyrl-RS"/>
        </w:rPr>
        <w:t>[</w:t>
      </w:r>
      <w:r w:rsidRPr="00896113">
        <w:rPr>
          <w:rFonts w:ascii="Courier New" w:hAnsi="Courier New" w:cs="Courier New"/>
          <w:lang w:val="sr-Cyrl-RS"/>
        </w:rPr>
        <w:t>1</w:t>
      </w:r>
      <w:r w:rsidRPr="00896113">
        <w:rPr>
          <w:rFonts w:ascii="Courier New" w:hAnsi="Courier New" w:cs="Courier New"/>
          <w:b/>
          <w:bCs/>
          <w:lang w:val="sr-Cyrl-RS"/>
        </w:rPr>
        <w:t>],</w:t>
      </w:r>
    </w:p>
    <w:p w14:paraId="0F0D0092"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position</w:t>
      </w:r>
      <w:r w:rsidRPr="00896113">
        <w:rPr>
          <w:rFonts w:ascii="Courier New" w:hAnsi="Courier New" w:cs="Courier New"/>
          <w:b/>
          <w:bCs/>
          <w:lang w:val="sr-Cyrl-RS"/>
        </w:rPr>
        <w:t>=</w:t>
      </w:r>
      <w:r w:rsidRPr="00896113">
        <w:rPr>
          <w:rFonts w:ascii="Courier New" w:hAnsi="Courier New" w:cs="Courier New"/>
          <w:lang w:val="sr-Cyrl-RS"/>
        </w:rPr>
        <w:t>left_position</w:t>
      </w:r>
      <w:r w:rsidRPr="00896113">
        <w:rPr>
          <w:rFonts w:ascii="Courier New" w:hAnsi="Courier New" w:cs="Courier New"/>
          <w:b/>
          <w:bCs/>
          <w:lang w:val="sr-Cyrl-RS"/>
        </w:rPr>
        <w:t>,</w:t>
      </w:r>
    </w:p>
    <w:p w14:paraId="00DBA767"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ring_setting</w:t>
      </w:r>
      <w:r w:rsidRPr="00896113">
        <w:rPr>
          <w:rFonts w:ascii="Courier New" w:hAnsi="Courier New" w:cs="Courier New"/>
          <w:b/>
          <w:bCs/>
          <w:lang w:val="sr-Cyrl-RS"/>
        </w:rPr>
        <w:t>=</w:t>
      </w:r>
      <w:r w:rsidRPr="00896113">
        <w:rPr>
          <w:rFonts w:ascii="Courier New" w:hAnsi="Courier New" w:cs="Courier New"/>
          <w:lang w:val="sr-Cyrl-RS"/>
        </w:rPr>
        <w:t>left_ring</w:t>
      </w:r>
    </w:p>
    <w:p w14:paraId="05B1BD0A"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w:t>
      </w:r>
    </w:p>
    <w:p w14:paraId="0EADD8F7" w14:textId="77777777" w:rsidR="00CA53CE" w:rsidRPr="00896113" w:rsidRDefault="00CA53CE" w:rsidP="00896113">
      <w:pPr>
        <w:pStyle w:val="Osnovnitekst"/>
        <w:jc w:val="left"/>
        <w:rPr>
          <w:rFonts w:ascii="Courier New" w:hAnsi="Courier New" w:cs="Courier New"/>
          <w:lang w:val="sr-Cyrl-RS"/>
        </w:rPr>
      </w:pPr>
    </w:p>
    <w:p w14:paraId="3E6940C6"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middle_rotor </w:t>
      </w:r>
      <w:r w:rsidRPr="00896113">
        <w:rPr>
          <w:rFonts w:ascii="Courier New" w:hAnsi="Courier New" w:cs="Courier New"/>
          <w:b/>
          <w:bCs/>
          <w:lang w:val="sr-Cyrl-RS"/>
        </w:rPr>
        <w:t>=</w:t>
      </w:r>
      <w:r w:rsidRPr="00896113">
        <w:rPr>
          <w:rFonts w:ascii="Courier New" w:hAnsi="Courier New" w:cs="Courier New"/>
          <w:lang w:val="sr-Cyrl-RS"/>
        </w:rPr>
        <w:t xml:space="preserve"> Rotor</w:t>
      </w:r>
      <w:r w:rsidRPr="00896113">
        <w:rPr>
          <w:rFonts w:ascii="Courier New" w:hAnsi="Courier New" w:cs="Courier New"/>
          <w:b/>
          <w:bCs/>
          <w:lang w:val="sr-Cyrl-RS"/>
        </w:rPr>
        <w:t>(</w:t>
      </w:r>
    </w:p>
    <w:p w14:paraId="66E6B99C"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lastRenderedPageBreak/>
        <w:t xml:space="preserve">            wiring</w:t>
      </w:r>
      <w:r w:rsidRPr="00896113">
        <w:rPr>
          <w:rFonts w:ascii="Courier New" w:hAnsi="Courier New" w:cs="Courier New"/>
          <w:b/>
          <w:bCs/>
          <w:lang w:val="sr-Cyrl-RS"/>
        </w:rPr>
        <w:t>=</w:t>
      </w:r>
      <w:r w:rsidRPr="00896113">
        <w:rPr>
          <w:rFonts w:ascii="Courier New" w:hAnsi="Courier New" w:cs="Courier New"/>
          <w:lang w:val="sr-Cyrl-RS"/>
        </w:rPr>
        <w:t>middle_rotor_w</w:t>
      </w:r>
      <w:r w:rsidRPr="00896113">
        <w:rPr>
          <w:rFonts w:ascii="Courier New" w:hAnsi="Courier New" w:cs="Courier New"/>
          <w:b/>
          <w:bCs/>
          <w:lang w:val="sr-Cyrl-RS"/>
        </w:rPr>
        <w:t>[</w:t>
      </w:r>
      <w:r w:rsidRPr="00896113">
        <w:rPr>
          <w:rFonts w:ascii="Courier New" w:hAnsi="Courier New" w:cs="Courier New"/>
          <w:lang w:val="sr-Cyrl-RS"/>
        </w:rPr>
        <w:t>0</w:t>
      </w:r>
      <w:r w:rsidRPr="00896113">
        <w:rPr>
          <w:rFonts w:ascii="Courier New" w:hAnsi="Courier New" w:cs="Courier New"/>
          <w:b/>
          <w:bCs/>
          <w:lang w:val="sr-Cyrl-RS"/>
        </w:rPr>
        <w:t>],</w:t>
      </w:r>
    </w:p>
    <w:p w14:paraId="3C6B853E"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notch</w:t>
      </w:r>
      <w:r w:rsidRPr="00896113">
        <w:rPr>
          <w:rFonts w:ascii="Courier New" w:hAnsi="Courier New" w:cs="Courier New"/>
          <w:b/>
          <w:bCs/>
          <w:lang w:val="sr-Cyrl-RS"/>
        </w:rPr>
        <w:t>=</w:t>
      </w:r>
      <w:r w:rsidRPr="00896113">
        <w:rPr>
          <w:rFonts w:ascii="Courier New" w:hAnsi="Courier New" w:cs="Courier New"/>
          <w:lang w:val="sr-Cyrl-RS"/>
        </w:rPr>
        <w:t>middle_rotor_w</w:t>
      </w:r>
      <w:r w:rsidRPr="00896113">
        <w:rPr>
          <w:rFonts w:ascii="Courier New" w:hAnsi="Courier New" w:cs="Courier New"/>
          <w:b/>
          <w:bCs/>
          <w:lang w:val="sr-Cyrl-RS"/>
        </w:rPr>
        <w:t>[</w:t>
      </w:r>
      <w:r w:rsidRPr="00896113">
        <w:rPr>
          <w:rFonts w:ascii="Courier New" w:hAnsi="Courier New" w:cs="Courier New"/>
          <w:lang w:val="sr-Cyrl-RS"/>
        </w:rPr>
        <w:t>1</w:t>
      </w:r>
      <w:r w:rsidRPr="00896113">
        <w:rPr>
          <w:rFonts w:ascii="Courier New" w:hAnsi="Courier New" w:cs="Courier New"/>
          <w:b/>
          <w:bCs/>
          <w:lang w:val="sr-Cyrl-RS"/>
        </w:rPr>
        <w:t>],</w:t>
      </w:r>
    </w:p>
    <w:p w14:paraId="03E360C3"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position</w:t>
      </w:r>
      <w:r w:rsidRPr="00896113">
        <w:rPr>
          <w:rFonts w:ascii="Courier New" w:hAnsi="Courier New" w:cs="Courier New"/>
          <w:b/>
          <w:bCs/>
          <w:lang w:val="sr-Cyrl-RS"/>
        </w:rPr>
        <w:t>=</w:t>
      </w:r>
      <w:r w:rsidRPr="00896113">
        <w:rPr>
          <w:rFonts w:ascii="Courier New" w:hAnsi="Courier New" w:cs="Courier New"/>
          <w:lang w:val="sr-Cyrl-RS"/>
        </w:rPr>
        <w:t>middle_position</w:t>
      </w:r>
      <w:r w:rsidRPr="00896113">
        <w:rPr>
          <w:rFonts w:ascii="Courier New" w:hAnsi="Courier New" w:cs="Courier New"/>
          <w:b/>
          <w:bCs/>
          <w:lang w:val="sr-Cyrl-RS"/>
        </w:rPr>
        <w:t>,</w:t>
      </w:r>
    </w:p>
    <w:p w14:paraId="4503C606"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ring_setting</w:t>
      </w:r>
      <w:r w:rsidRPr="00896113">
        <w:rPr>
          <w:rFonts w:ascii="Courier New" w:hAnsi="Courier New" w:cs="Courier New"/>
          <w:b/>
          <w:bCs/>
          <w:lang w:val="sr-Cyrl-RS"/>
        </w:rPr>
        <w:t>=</w:t>
      </w:r>
      <w:r w:rsidRPr="00896113">
        <w:rPr>
          <w:rFonts w:ascii="Courier New" w:hAnsi="Courier New" w:cs="Courier New"/>
          <w:lang w:val="sr-Cyrl-RS"/>
        </w:rPr>
        <w:t>middle_ring</w:t>
      </w:r>
    </w:p>
    <w:p w14:paraId="3CD09BF6"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w:t>
      </w:r>
    </w:p>
    <w:p w14:paraId="29FC06A8" w14:textId="77777777" w:rsidR="00CA53CE" w:rsidRPr="00896113" w:rsidRDefault="00CA53CE" w:rsidP="00896113">
      <w:pPr>
        <w:pStyle w:val="Osnovnitekst"/>
        <w:jc w:val="left"/>
        <w:rPr>
          <w:rFonts w:ascii="Courier New" w:hAnsi="Courier New" w:cs="Courier New"/>
          <w:lang w:val="sr-Cyrl-RS"/>
        </w:rPr>
      </w:pPr>
    </w:p>
    <w:p w14:paraId="44983026"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right_rotor </w:t>
      </w:r>
      <w:r w:rsidRPr="00896113">
        <w:rPr>
          <w:rFonts w:ascii="Courier New" w:hAnsi="Courier New" w:cs="Courier New"/>
          <w:b/>
          <w:bCs/>
          <w:lang w:val="sr-Cyrl-RS"/>
        </w:rPr>
        <w:t>=</w:t>
      </w:r>
      <w:r w:rsidRPr="00896113">
        <w:rPr>
          <w:rFonts w:ascii="Courier New" w:hAnsi="Courier New" w:cs="Courier New"/>
          <w:lang w:val="sr-Cyrl-RS"/>
        </w:rPr>
        <w:t xml:space="preserve"> Rotor</w:t>
      </w:r>
      <w:r w:rsidRPr="00896113">
        <w:rPr>
          <w:rFonts w:ascii="Courier New" w:hAnsi="Courier New" w:cs="Courier New"/>
          <w:b/>
          <w:bCs/>
          <w:lang w:val="sr-Cyrl-RS"/>
        </w:rPr>
        <w:t>(</w:t>
      </w:r>
    </w:p>
    <w:p w14:paraId="1D7C08D5"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wiring</w:t>
      </w:r>
      <w:r w:rsidRPr="00896113">
        <w:rPr>
          <w:rFonts w:ascii="Courier New" w:hAnsi="Courier New" w:cs="Courier New"/>
          <w:b/>
          <w:bCs/>
          <w:lang w:val="sr-Cyrl-RS"/>
        </w:rPr>
        <w:t>=</w:t>
      </w:r>
      <w:r w:rsidRPr="00896113">
        <w:rPr>
          <w:rFonts w:ascii="Courier New" w:hAnsi="Courier New" w:cs="Courier New"/>
          <w:lang w:val="sr-Cyrl-RS"/>
        </w:rPr>
        <w:t>right_rotor_w</w:t>
      </w:r>
      <w:r w:rsidRPr="00896113">
        <w:rPr>
          <w:rFonts w:ascii="Courier New" w:hAnsi="Courier New" w:cs="Courier New"/>
          <w:b/>
          <w:bCs/>
          <w:lang w:val="sr-Cyrl-RS"/>
        </w:rPr>
        <w:t>[</w:t>
      </w:r>
      <w:r w:rsidRPr="00896113">
        <w:rPr>
          <w:rFonts w:ascii="Courier New" w:hAnsi="Courier New" w:cs="Courier New"/>
          <w:lang w:val="sr-Cyrl-RS"/>
        </w:rPr>
        <w:t>0</w:t>
      </w:r>
      <w:r w:rsidRPr="00896113">
        <w:rPr>
          <w:rFonts w:ascii="Courier New" w:hAnsi="Courier New" w:cs="Courier New"/>
          <w:b/>
          <w:bCs/>
          <w:lang w:val="sr-Cyrl-RS"/>
        </w:rPr>
        <w:t>],</w:t>
      </w:r>
    </w:p>
    <w:p w14:paraId="3A6BA3DA"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notch</w:t>
      </w:r>
      <w:r w:rsidRPr="00896113">
        <w:rPr>
          <w:rFonts w:ascii="Courier New" w:hAnsi="Courier New" w:cs="Courier New"/>
          <w:b/>
          <w:bCs/>
          <w:lang w:val="sr-Cyrl-RS"/>
        </w:rPr>
        <w:t>=</w:t>
      </w:r>
      <w:r w:rsidRPr="00896113">
        <w:rPr>
          <w:rFonts w:ascii="Courier New" w:hAnsi="Courier New" w:cs="Courier New"/>
          <w:lang w:val="sr-Cyrl-RS"/>
        </w:rPr>
        <w:t>right_rotor_w</w:t>
      </w:r>
      <w:r w:rsidRPr="00896113">
        <w:rPr>
          <w:rFonts w:ascii="Courier New" w:hAnsi="Courier New" w:cs="Courier New"/>
          <w:b/>
          <w:bCs/>
          <w:lang w:val="sr-Cyrl-RS"/>
        </w:rPr>
        <w:t>[</w:t>
      </w:r>
      <w:r w:rsidRPr="00896113">
        <w:rPr>
          <w:rFonts w:ascii="Courier New" w:hAnsi="Courier New" w:cs="Courier New"/>
          <w:lang w:val="sr-Cyrl-RS"/>
        </w:rPr>
        <w:t>1</w:t>
      </w:r>
      <w:r w:rsidRPr="00896113">
        <w:rPr>
          <w:rFonts w:ascii="Courier New" w:hAnsi="Courier New" w:cs="Courier New"/>
          <w:b/>
          <w:bCs/>
          <w:lang w:val="sr-Cyrl-RS"/>
        </w:rPr>
        <w:t>],</w:t>
      </w:r>
    </w:p>
    <w:p w14:paraId="4E79BF2E"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position</w:t>
      </w:r>
      <w:r w:rsidRPr="00896113">
        <w:rPr>
          <w:rFonts w:ascii="Courier New" w:hAnsi="Courier New" w:cs="Courier New"/>
          <w:b/>
          <w:bCs/>
          <w:lang w:val="sr-Cyrl-RS"/>
        </w:rPr>
        <w:t>=</w:t>
      </w:r>
      <w:r w:rsidRPr="00896113">
        <w:rPr>
          <w:rFonts w:ascii="Courier New" w:hAnsi="Courier New" w:cs="Courier New"/>
          <w:lang w:val="sr-Cyrl-RS"/>
        </w:rPr>
        <w:t>right_position</w:t>
      </w:r>
      <w:r w:rsidRPr="00896113">
        <w:rPr>
          <w:rFonts w:ascii="Courier New" w:hAnsi="Courier New" w:cs="Courier New"/>
          <w:b/>
          <w:bCs/>
          <w:lang w:val="sr-Cyrl-RS"/>
        </w:rPr>
        <w:t>,</w:t>
      </w:r>
    </w:p>
    <w:p w14:paraId="2FA83183"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ring_setting</w:t>
      </w:r>
      <w:r w:rsidRPr="00896113">
        <w:rPr>
          <w:rFonts w:ascii="Courier New" w:hAnsi="Courier New" w:cs="Courier New"/>
          <w:b/>
          <w:bCs/>
          <w:lang w:val="sr-Cyrl-RS"/>
        </w:rPr>
        <w:t>=</w:t>
      </w:r>
      <w:r w:rsidRPr="00896113">
        <w:rPr>
          <w:rFonts w:ascii="Courier New" w:hAnsi="Courier New" w:cs="Courier New"/>
          <w:lang w:val="sr-Cyrl-RS"/>
        </w:rPr>
        <w:t>right_ring</w:t>
      </w:r>
    </w:p>
    <w:p w14:paraId="62803459"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w:t>
      </w:r>
    </w:p>
    <w:p w14:paraId="6B65184A" w14:textId="77777777" w:rsidR="00CA53CE" w:rsidRPr="00896113" w:rsidRDefault="00CA53CE" w:rsidP="00896113">
      <w:pPr>
        <w:pStyle w:val="Osnovnitekst"/>
        <w:jc w:val="left"/>
        <w:rPr>
          <w:rFonts w:ascii="Courier New" w:hAnsi="Courier New" w:cs="Courier New"/>
          <w:lang w:val="sr-Cyrl-RS"/>
        </w:rPr>
      </w:pPr>
    </w:p>
    <w:p w14:paraId="2061C68C"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reflector </w:t>
      </w:r>
      <w:r w:rsidRPr="00896113">
        <w:rPr>
          <w:rFonts w:ascii="Courier New" w:hAnsi="Courier New" w:cs="Courier New"/>
          <w:b/>
          <w:bCs/>
          <w:lang w:val="sr-Cyrl-RS"/>
        </w:rPr>
        <w:t>=</w:t>
      </w:r>
      <w:r w:rsidRPr="00896113">
        <w:rPr>
          <w:rFonts w:ascii="Courier New" w:hAnsi="Courier New" w:cs="Courier New"/>
          <w:lang w:val="sr-Cyrl-RS"/>
        </w:rPr>
        <w:t xml:space="preserve"> Reflector</w:t>
      </w:r>
      <w:r w:rsidRPr="00896113">
        <w:rPr>
          <w:rFonts w:ascii="Courier New" w:hAnsi="Courier New" w:cs="Courier New"/>
          <w:b/>
          <w:bCs/>
          <w:lang w:val="sr-Cyrl-RS"/>
        </w:rPr>
        <w:t>(</w:t>
      </w:r>
      <w:r w:rsidRPr="00896113">
        <w:rPr>
          <w:rFonts w:ascii="Courier New" w:hAnsi="Courier New" w:cs="Courier New"/>
          <w:lang w:val="sr-Cyrl-RS"/>
        </w:rPr>
        <w:t>get_reflector_wiring</w:t>
      </w:r>
      <w:r w:rsidRPr="00896113">
        <w:rPr>
          <w:rFonts w:ascii="Courier New" w:hAnsi="Courier New" w:cs="Courier New"/>
          <w:b/>
          <w:bCs/>
          <w:lang w:val="sr-Cyrl-RS"/>
        </w:rPr>
        <w:t>(</w:t>
      </w:r>
      <w:r w:rsidRPr="00896113">
        <w:rPr>
          <w:rFonts w:ascii="Courier New" w:hAnsi="Courier New" w:cs="Courier New"/>
          <w:lang w:val="sr-Cyrl-RS"/>
        </w:rPr>
        <w:t>reflector_name</w:t>
      </w:r>
      <w:r w:rsidRPr="00896113">
        <w:rPr>
          <w:rFonts w:ascii="Courier New" w:hAnsi="Courier New" w:cs="Courier New"/>
          <w:b/>
          <w:bCs/>
          <w:lang w:val="sr-Cyrl-RS"/>
        </w:rPr>
        <w:t>))</w:t>
      </w:r>
    </w:p>
    <w:p w14:paraId="620A9F7B" w14:textId="77777777" w:rsidR="00CA53CE" w:rsidRPr="00896113" w:rsidRDefault="00CA53CE" w:rsidP="00896113">
      <w:pPr>
        <w:pStyle w:val="Osnovnitekst"/>
        <w:jc w:val="left"/>
        <w:rPr>
          <w:rFonts w:ascii="Courier New" w:hAnsi="Courier New" w:cs="Courier New"/>
          <w:lang w:val="sr-Cyrl-RS"/>
        </w:rPr>
      </w:pPr>
    </w:p>
    <w:p w14:paraId="4C951B7B"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Plugboard</w:t>
      </w:r>
    </w:p>
    <w:p w14:paraId="0F4C29CF"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 xml:space="preserve">plugboard </w:t>
      </w:r>
      <w:r w:rsidRPr="00896113">
        <w:rPr>
          <w:rFonts w:ascii="Courier New" w:hAnsi="Courier New" w:cs="Courier New"/>
          <w:b/>
          <w:bCs/>
          <w:lang w:val="sr-Cyrl-RS"/>
        </w:rPr>
        <w:t>is</w:t>
      </w:r>
      <w:r w:rsidRPr="00896113">
        <w:rPr>
          <w:rFonts w:ascii="Courier New" w:hAnsi="Courier New" w:cs="Courier New"/>
          <w:lang w:val="sr-Cyrl-RS"/>
        </w:rPr>
        <w:t xml:space="preserve"> </w:t>
      </w:r>
      <w:r w:rsidRPr="00896113">
        <w:rPr>
          <w:rFonts w:ascii="Courier New" w:hAnsi="Courier New" w:cs="Courier New"/>
          <w:b/>
          <w:bCs/>
          <w:lang w:val="sr-Cyrl-RS"/>
        </w:rPr>
        <w:t>not</w:t>
      </w:r>
      <w:r w:rsidRPr="00896113">
        <w:rPr>
          <w:rFonts w:ascii="Courier New" w:hAnsi="Courier New" w:cs="Courier New"/>
          <w:lang w:val="sr-Cyrl-RS"/>
        </w:rPr>
        <w:t xml:space="preserve"> </w:t>
      </w:r>
      <w:r w:rsidRPr="00896113">
        <w:rPr>
          <w:rFonts w:ascii="Courier New" w:hAnsi="Courier New" w:cs="Courier New"/>
          <w:b/>
          <w:bCs/>
          <w:lang w:val="sr-Cyrl-RS"/>
        </w:rPr>
        <w:t>None:</w:t>
      </w:r>
    </w:p>
    <w:p w14:paraId="77ECA1CB"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plugboard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plugboard</w:t>
      </w:r>
    </w:p>
    <w:p w14:paraId="4C07E068"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else:</w:t>
      </w:r>
    </w:p>
    <w:p w14:paraId="6538D2C4"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plugboard </w:t>
      </w:r>
      <w:r w:rsidRPr="00896113">
        <w:rPr>
          <w:rFonts w:ascii="Courier New" w:hAnsi="Courier New" w:cs="Courier New"/>
          <w:b/>
          <w:bCs/>
          <w:lang w:val="sr-Cyrl-RS"/>
        </w:rPr>
        <w:t>=</w:t>
      </w:r>
      <w:r w:rsidRPr="00896113">
        <w:rPr>
          <w:rFonts w:ascii="Courier New" w:hAnsi="Courier New" w:cs="Courier New"/>
          <w:lang w:val="sr-Cyrl-RS"/>
        </w:rPr>
        <w:t xml:space="preserve"> Plugboard</w:t>
      </w:r>
      <w:r w:rsidRPr="00896113">
        <w:rPr>
          <w:rFonts w:ascii="Courier New" w:hAnsi="Courier New" w:cs="Courier New"/>
          <w:b/>
          <w:bCs/>
          <w:lang w:val="sr-Cyrl-RS"/>
        </w:rPr>
        <w:t>({})</w:t>
      </w:r>
    </w:p>
    <w:p w14:paraId="4FFA9300"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 xml:space="preserve">machine </w:t>
      </w:r>
      <w:r w:rsidRPr="00896113">
        <w:rPr>
          <w:rFonts w:ascii="Courier New" w:hAnsi="Courier New" w:cs="Courier New"/>
          <w:b/>
          <w:bCs/>
          <w:lang w:val="sr-Cyrl-RS"/>
        </w:rPr>
        <w:t>=</w:t>
      </w:r>
      <w:r w:rsidRPr="00896113">
        <w:rPr>
          <w:rFonts w:ascii="Courier New" w:hAnsi="Courier New" w:cs="Courier New"/>
          <w:lang w:val="sr-Cyrl-RS"/>
        </w:rPr>
        <w:t xml:space="preserve"> EnigmaMachine</w:t>
      </w:r>
      <w:r w:rsidRPr="00896113">
        <w:rPr>
          <w:rFonts w:ascii="Courier New" w:hAnsi="Courier New" w:cs="Courier New"/>
          <w:b/>
          <w:bCs/>
          <w:lang w:val="sr-Cyrl-RS"/>
        </w:rPr>
        <w:t>(</w:t>
      </w:r>
    </w:p>
    <w:p w14:paraId="5AE6531F"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rotors</w:t>
      </w:r>
      <w:r w:rsidRPr="00896113">
        <w:rPr>
          <w:rFonts w:ascii="Courier New" w:hAnsi="Courier New" w:cs="Courier New"/>
          <w:b/>
          <w:bCs/>
          <w:lang w:val="sr-Cyrl-RS"/>
        </w:rPr>
        <w:t>=[</w:t>
      </w:r>
      <w:r w:rsidRPr="00896113">
        <w:rPr>
          <w:rFonts w:ascii="Courier New" w:hAnsi="Courier New" w:cs="Courier New"/>
          <w:lang w:val="sr-Cyrl-RS"/>
        </w:rPr>
        <w:t>left_rotor</w:t>
      </w:r>
      <w:r w:rsidRPr="00896113">
        <w:rPr>
          <w:rFonts w:ascii="Courier New" w:hAnsi="Courier New" w:cs="Courier New"/>
          <w:b/>
          <w:bCs/>
          <w:lang w:val="sr-Cyrl-RS"/>
        </w:rPr>
        <w:t>,</w:t>
      </w:r>
      <w:r w:rsidRPr="00896113">
        <w:rPr>
          <w:rFonts w:ascii="Courier New" w:hAnsi="Courier New" w:cs="Courier New"/>
          <w:lang w:val="sr-Cyrl-RS"/>
        </w:rPr>
        <w:t xml:space="preserve"> middle_rotor</w:t>
      </w:r>
      <w:r w:rsidRPr="00896113">
        <w:rPr>
          <w:rFonts w:ascii="Courier New" w:hAnsi="Courier New" w:cs="Courier New"/>
          <w:b/>
          <w:bCs/>
          <w:lang w:val="sr-Cyrl-RS"/>
        </w:rPr>
        <w:t>,</w:t>
      </w:r>
      <w:r w:rsidRPr="00896113">
        <w:rPr>
          <w:rFonts w:ascii="Courier New" w:hAnsi="Courier New" w:cs="Courier New"/>
          <w:lang w:val="sr-Cyrl-RS"/>
        </w:rPr>
        <w:t xml:space="preserve"> right_rotor</w:t>
      </w:r>
      <w:r w:rsidRPr="00896113">
        <w:rPr>
          <w:rFonts w:ascii="Courier New" w:hAnsi="Courier New" w:cs="Courier New"/>
          <w:b/>
          <w:bCs/>
          <w:lang w:val="sr-Cyrl-RS"/>
        </w:rPr>
        <w:t>],</w:t>
      </w:r>
    </w:p>
    <w:p w14:paraId="510FAA39"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reflector</w:t>
      </w:r>
      <w:r w:rsidRPr="00896113">
        <w:rPr>
          <w:rFonts w:ascii="Courier New" w:hAnsi="Courier New" w:cs="Courier New"/>
          <w:b/>
          <w:bCs/>
          <w:lang w:val="sr-Cyrl-RS"/>
        </w:rPr>
        <w:t>=</w:t>
      </w:r>
      <w:r w:rsidRPr="00896113">
        <w:rPr>
          <w:rFonts w:ascii="Courier New" w:hAnsi="Courier New" w:cs="Courier New"/>
          <w:lang w:val="sr-Cyrl-RS"/>
        </w:rPr>
        <w:t>reflector</w:t>
      </w:r>
      <w:r w:rsidRPr="00896113">
        <w:rPr>
          <w:rFonts w:ascii="Courier New" w:hAnsi="Courier New" w:cs="Courier New"/>
          <w:b/>
          <w:bCs/>
          <w:lang w:val="sr-Cyrl-RS"/>
        </w:rPr>
        <w:t>,</w:t>
      </w:r>
    </w:p>
    <w:p w14:paraId="61021E01" w14:textId="77777777" w:rsidR="00CA53CE" w:rsidRPr="00896113" w:rsidRDefault="00CA53CE"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plugboard</w:t>
      </w:r>
      <w:r w:rsidRPr="00896113">
        <w:rPr>
          <w:rFonts w:ascii="Courier New" w:hAnsi="Courier New" w:cs="Courier New"/>
          <w:b/>
          <w:bCs/>
          <w:lang w:val="sr-Cyrl-RS"/>
        </w:rPr>
        <w:t>=</w:t>
      </w:r>
      <w:r w:rsidRPr="00896113">
        <w:rPr>
          <w:rFonts w:ascii="Courier New" w:hAnsi="Courier New" w:cs="Courier New"/>
          <w:lang w:val="sr-Cyrl-RS"/>
        </w:rPr>
        <w:t>plugboard</w:t>
      </w:r>
    </w:p>
    <w:p w14:paraId="3D41B007" w14:textId="2945E947" w:rsidR="00B24D59" w:rsidRPr="00896113" w:rsidRDefault="00CA53CE" w:rsidP="00896113">
      <w:pPr>
        <w:pStyle w:val="Osnovnitekst"/>
        <w:keepNex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w:t>
      </w:r>
      <w:r w:rsidR="000A6B46" w:rsidRPr="00896113">
        <w:rPr>
          <w:rFonts w:ascii="Courier New" w:hAnsi="Courier New" w:cs="Courier New"/>
          <w:lang w:val="sr-Cyrl-RS"/>
        </w:rPr>
        <w:t xml:space="preserve"> </w:t>
      </w:r>
    </w:p>
    <w:p w14:paraId="51FEBEAA" w14:textId="2AED4CA5" w:rsidR="00896113" w:rsidRDefault="00896113" w:rsidP="00896113">
      <w:pPr>
        <w:pStyle w:val="a"/>
        <w:rPr>
          <w:lang w:val="en-GB"/>
        </w:rPr>
      </w:pPr>
      <w:bookmarkStart w:id="83" w:name="_Toc212025944"/>
      <w:r>
        <w:t xml:space="preserve">Листинг </w:t>
      </w:r>
      <w:r>
        <w:fldChar w:fldCharType="begin"/>
      </w:r>
      <w:r>
        <w:instrText xml:space="preserve"> SEQ Листинг \* ARABIC </w:instrText>
      </w:r>
      <w:r>
        <w:fldChar w:fldCharType="separate"/>
      </w:r>
      <w:r w:rsidR="009245E3">
        <w:rPr>
          <w:noProof/>
        </w:rPr>
        <w:t>8</w:t>
      </w:r>
      <w:r>
        <w:fldChar w:fldCharType="end"/>
      </w:r>
      <w:r>
        <w:t xml:space="preserve"> – Метода за креирање инстанце Енигма машине</w:t>
      </w:r>
      <w:bookmarkEnd w:id="83"/>
    </w:p>
    <w:p w14:paraId="26DC6443" w14:textId="77777777" w:rsidR="00BC1157" w:rsidRDefault="00BC1157" w:rsidP="00896113">
      <w:pPr>
        <w:pStyle w:val="a"/>
        <w:rPr>
          <w:lang w:val="en-GB"/>
        </w:rPr>
      </w:pPr>
    </w:p>
    <w:p w14:paraId="000C19AD" w14:textId="77777777" w:rsidR="00BC1157" w:rsidRDefault="00BC1157" w:rsidP="00896113">
      <w:pPr>
        <w:pStyle w:val="a"/>
        <w:rPr>
          <w:lang w:val="en-GB"/>
        </w:rPr>
      </w:pPr>
    </w:p>
    <w:p w14:paraId="51ED2D4D" w14:textId="77777777" w:rsidR="00BC1157" w:rsidRDefault="00BC1157" w:rsidP="00896113">
      <w:pPr>
        <w:pStyle w:val="a"/>
        <w:rPr>
          <w:lang w:val="en-GB"/>
        </w:rPr>
      </w:pPr>
    </w:p>
    <w:p w14:paraId="12704622" w14:textId="77777777" w:rsidR="00BC1157" w:rsidRDefault="00BC1157" w:rsidP="00896113">
      <w:pPr>
        <w:pStyle w:val="a"/>
        <w:rPr>
          <w:lang w:val="en-GB"/>
        </w:rPr>
      </w:pPr>
    </w:p>
    <w:p w14:paraId="2EF5F088" w14:textId="77777777" w:rsidR="00BC1157" w:rsidRPr="00BC1157" w:rsidRDefault="00BC1157" w:rsidP="00896113">
      <w:pPr>
        <w:pStyle w:val="a"/>
        <w:rPr>
          <w:lang w:val="en-GB"/>
        </w:rPr>
      </w:pPr>
    </w:p>
    <w:p w14:paraId="5A67792C" w14:textId="108588E0" w:rsidR="009E1107" w:rsidRPr="00942891" w:rsidRDefault="009E1107" w:rsidP="009E1107">
      <w:pPr>
        <w:pStyle w:val="Prilog-IInivonaslova"/>
        <w:rPr>
          <w:lang w:val="sr-Cyrl-RS"/>
        </w:rPr>
      </w:pPr>
      <w:bookmarkStart w:id="84" w:name="_Toc212025153"/>
      <w:r w:rsidRPr="00942891">
        <w:rPr>
          <w:lang w:val="sr-Cyrl-RS"/>
        </w:rPr>
        <w:lastRenderedPageBreak/>
        <w:t xml:space="preserve">Метода </w:t>
      </w:r>
      <w:r w:rsidRPr="00942891">
        <w:rPr>
          <w:i/>
          <w:iCs/>
          <w:lang w:val="sr-Cyrl-RS"/>
        </w:rPr>
        <w:t>on_key_press</w:t>
      </w:r>
      <w:bookmarkEnd w:id="84"/>
    </w:p>
    <w:p w14:paraId="619E5E7C" w14:textId="1FF993DB" w:rsidR="009E1107" w:rsidRPr="00942891" w:rsidRDefault="009E1107" w:rsidP="009E1107">
      <w:pPr>
        <w:pStyle w:val="Osnovnitekst"/>
        <w:rPr>
          <w:lang w:val="sr-Cyrl-RS"/>
        </w:rPr>
      </w:pPr>
      <w:r w:rsidRPr="00942891">
        <w:rPr>
          <w:lang w:val="sr-Cyrl-RS"/>
        </w:rPr>
        <w:t xml:space="preserve">Метода </w:t>
      </w:r>
      <w:r w:rsidRPr="00942891">
        <w:rPr>
          <w:i/>
          <w:iCs/>
          <w:lang w:val="sr-Cyrl-RS"/>
        </w:rPr>
        <w:t xml:space="preserve">on_key_press </w:t>
      </w:r>
      <w:r w:rsidR="00A24EC3" w:rsidRPr="00942891">
        <w:rPr>
          <w:lang w:val="sr-Cyrl-RS"/>
        </w:rPr>
        <w:t>активира ефекат притиска тастера на цео симулатор. Ажурира се већи број лабела</w:t>
      </w:r>
      <w:r w:rsidR="00AD35D2" w:rsidRPr="00942891">
        <w:rPr>
          <w:lang w:val="sr-Cyrl-RS"/>
        </w:rPr>
        <w:t>, оквир за приказ тока шифровања, оквир у коме се налазе ротори и</w:t>
      </w:r>
      <w:r w:rsidR="00A87DC3" w:rsidRPr="00942891">
        <w:rPr>
          <w:lang w:val="sr-Cyrl-RS"/>
        </w:rPr>
        <w:t xml:space="preserve"> </w:t>
      </w:r>
      <w:r w:rsidR="00472363" w:rsidRPr="00942891">
        <w:rPr>
          <w:lang w:val="sr-Cyrl-RS"/>
        </w:rPr>
        <w:t>пали се одговарајуће дугме на табли са лампицама. Код методе се налази у наставку:</w:t>
      </w:r>
    </w:p>
    <w:p w14:paraId="3702F3C9" w14:textId="77777777"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b/>
          <w:bCs/>
          <w:lang w:val="sr-Cyrl-RS"/>
        </w:rPr>
        <w:t>def</w:t>
      </w:r>
      <w:r w:rsidRPr="00896113">
        <w:rPr>
          <w:rFonts w:ascii="Courier New" w:hAnsi="Courier New" w:cs="Courier New"/>
          <w:lang w:val="sr-Cyrl-RS"/>
        </w:rPr>
        <w:t xml:space="preserve"> on_key_press</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 xml:space="preserve"> letter</w:t>
      </w:r>
      <w:r w:rsidRPr="00896113">
        <w:rPr>
          <w:rFonts w:ascii="Courier New" w:hAnsi="Courier New" w:cs="Courier New"/>
          <w:b/>
          <w:bCs/>
          <w:lang w:val="sr-Cyrl-RS"/>
        </w:rPr>
        <w:t>):</w:t>
      </w:r>
    </w:p>
    <w:p w14:paraId="074F3BD1" w14:textId="71071337"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b/>
          <w:bCs/>
          <w:lang w:val="sr-Cyrl-RS"/>
        </w:rPr>
        <w:t>if</w:t>
      </w:r>
      <w:r w:rsidRPr="00896113">
        <w:rPr>
          <w:rFonts w:ascii="Courier New" w:hAnsi="Courier New" w:cs="Courier New"/>
          <w:lang w:val="sr-Cyrl-RS"/>
        </w:rPr>
        <w:t xml:space="preserve"> </w:t>
      </w:r>
      <w:r w:rsidRPr="00896113">
        <w:rPr>
          <w:rFonts w:ascii="Courier New" w:hAnsi="Courier New" w:cs="Courier New"/>
          <w:b/>
          <w:bCs/>
          <w:lang w:val="sr-Cyrl-RS"/>
        </w:rPr>
        <w:t>not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machine</w:t>
      </w:r>
      <w:r w:rsidRPr="00896113">
        <w:rPr>
          <w:rFonts w:ascii="Courier New" w:hAnsi="Courier New" w:cs="Courier New"/>
          <w:b/>
          <w:bCs/>
          <w:lang w:val="sr-Cyrl-RS"/>
        </w:rPr>
        <w:t>:</w:t>
      </w:r>
    </w:p>
    <w:p w14:paraId="437CC683" w14:textId="2C19555E" w:rsidR="004B7F8A" w:rsidRPr="00BC1157" w:rsidRDefault="004B7F8A" w:rsidP="00BC1157">
      <w:pPr>
        <w:pStyle w:val="Osnovnitekst"/>
        <w:jc w:val="left"/>
        <w:rPr>
          <w:rFonts w:ascii="Courier New" w:hAnsi="Courier New" w:cs="Courier New"/>
          <w:lang w:val="en-GB"/>
        </w:rPr>
      </w:pPr>
      <w:r w:rsidRPr="00896113">
        <w:rPr>
          <w:rFonts w:ascii="Courier New" w:hAnsi="Courier New" w:cs="Courier New"/>
          <w:b/>
          <w:bCs/>
          <w:lang w:val="sr-Cyrl-RS"/>
        </w:rPr>
        <w:t>return</w:t>
      </w:r>
    </w:p>
    <w:p w14:paraId="24D86FF3" w14:textId="3BCB424F"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encrypted_char</w:t>
      </w:r>
      <w:r w:rsidRPr="00896113">
        <w:rPr>
          <w:rFonts w:ascii="Courier New" w:hAnsi="Courier New" w:cs="Courier New"/>
          <w:b/>
          <w:bCs/>
          <w:lang w:val="sr-Cyrl-RS"/>
        </w:rPr>
        <w:t>,</w:t>
      </w:r>
      <w:r w:rsidRPr="00896113">
        <w:rPr>
          <w:rFonts w:ascii="Courier New" w:hAnsi="Courier New" w:cs="Courier New"/>
          <w:lang w:val="sr-Cyrl-RS"/>
        </w:rPr>
        <w:t xml:space="preserve"> path </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machine</w:t>
      </w:r>
      <w:r w:rsidRPr="00896113">
        <w:rPr>
          <w:rFonts w:ascii="Courier New" w:hAnsi="Courier New" w:cs="Courier New"/>
          <w:b/>
          <w:bCs/>
          <w:lang w:val="sr-Cyrl-RS"/>
        </w:rPr>
        <w:t>.</w:t>
      </w:r>
      <w:r w:rsidRPr="00896113">
        <w:rPr>
          <w:rFonts w:ascii="Courier New" w:hAnsi="Courier New" w:cs="Courier New"/>
          <w:lang w:val="sr-Cyrl-RS"/>
        </w:rPr>
        <w:t>encrypt_letter</w:t>
      </w:r>
      <w:r w:rsidRPr="00896113">
        <w:rPr>
          <w:rFonts w:ascii="Courier New" w:hAnsi="Courier New" w:cs="Courier New"/>
          <w:b/>
          <w:bCs/>
          <w:lang w:val="sr-Cyrl-RS"/>
        </w:rPr>
        <w:t>(</w:t>
      </w:r>
      <w:r w:rsidRPr="00896113">
        <w:rPr>
          <w:rFonts w:ascii="Courier New" w:hAnsi="Courier New" w:cs="Courier New"/>
          <w:lang w:val="sr-Cyrl-RS"/>
        </w:rPr>
        <w:t>letter</w:t>
      </w:r>
      <w:r w:rsidRPr="00896113">
        <w:rPr>
          <w:rFonts w:ascii="Courier New" w:hAnsi="Courier New" w:cs="Courier New"/>
          <w:b/>
          <w:bCs/>
          <w:lang w:val="sr-Cyrl-RS"/>
        </w:rPr>
        <w:t>)</w:t>
      </w:r>
    </w:p>
    <w:p w14:paraId="1E4B8762" w14:textId="7FBBAD28"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 xml:space="preserve">last_path </w:t>
      </w:r>
      <w:r w:rsidRPr="00896113">
        <w:rPr>
          <w:rFonts w:ascii="Courier New" w:hAnsi="Courier New" w:cs="Courier New"/>
          <w:b/>
          <w:bCs/>
          <w:lang w:val="sr-Cyrl-RS"/>
        </w:rPr>
        <w:t>=</w:t>
      </w:r>
      <w:r w:rsidRPr="00896113">
        <w:rPr>
          <w:rFonts w:ascii="Courier New" w:hAnsi="Courier New" w:cs="Courier New"/>
          <w:lang w:val="sr-Cyrl-RS"/>
        </w:rPr>
        <w:t xml:space="preserve"> path</w:t>
      </w:r>
    </w:p>
    <w:p w14:paraId="529586BA" w14:textId="77777777" w:rsidR="004B7F8A" w:rsidRPr="00896113" w:rsidRDefault="004B7F8A" w:rsidP="00896113">
      <w:pPr>
        <w:pStyle w:val="Osnovnitekst"/>
        <w:jc w:val="left"/>
        <w:rPr>
          <w:rFonts w:ascii="Courier New" w:hAnsi="Courier New" w:cs="Courier New"/>
          <w:lang w:val="sr-Cyrl-RS"/>
        </w:rPr>
      </w:pPr>
    </w:p>
    <w:p w14:paraId="4D5E7C64" w14:textId="5DEEDD47"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visualizer</w:t>
      </w:r>
      <w:r w:rsidRPr="00896113">
        <w:rPr>
          <w:rFonts w:ascii="Courier New" w:hAnsi="Courier New" w:cs="Courier New"/>
          <w:b/>
          <w:bCs/>
          <w:lang w:val="sr-Cyrl-RS"/>
        </w:rPr>
        <w:t>.</w:t>
      </w:r>
      <w:r w:rsidRPr="00896113">
        <w:rPr>
          <w:rFonts w:ascii="Courier New" w:hAnsi="Courier New" w:cs="Courier New"/>
          <w:lang w:val="sr-Cyrl-RS"/>
        </w:rPr>
        <w:t>visualize_letter_flow</w:t>
      </w:r>
      <w:r w:rsidRPr="00896113">
        <w:rPr>
          <w:rFonts w:ascii="Courier New" w:hAnsi="Courier New" w:cs="Courier New"/>
          <w:b/>
          <w:bCs/>
          <w:lang w:val="sr-Cyrl-RS"/>
        </w:rPr>
        <w:t>(</w:t>
      </w:r>
      <w:r w:rsidRPr="00896113">
        <w:rPr>
          <w:rFonts w:ascii="Courier New" w:hAnsi="Courier New" w:cs="Courier New"/>
          <w:lang w:val="sr-Cyrl-RS"/>
        </w:rPr>
        <w:t>path</w:t>
      </w:r>
      <w:r w:rsidRPr="00896113">
        <w:rPr>
          <w:rFonts w:ascii="Courier New" w:hAnsi="Courier New" w:cs="Courier New"/>
          <w:b/>
          <w:bCs/>
          <w:lang w:val="sr-Cyrl-RS"/>
        </w:rPr>
        <w:t>)</w:t>
      </w:r>
    </w:p>
    <w:p w14:paraId="3CD6D49B" w14:textId="2FABCF7A"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output_label</w:t>
      </w:r>
      <w:r w:rsidRPr="00896113">
        <w:rPr>
          <w:rFonts w:ascii="Courier New" w:hAnsi="Courier New" w:cs="Courier New"/>
          <w:b/>
          <w:bCs/>
          <w:lang w:val="sr-Cyrl-RS"/>
        </w:rPr>
        <w:t>.</w:t>
      </w:r>
      <w:r w:rsidRPr="00896113">
        <w:rPr>
          <w:rFonts w:ascii="Courier New" w:hAnsi="Courier New" w:cs="Courier New"/>
          <w:lang w:val="sr-Cyrl-RS"/>
        </w:rPr>
        <w:t>configure</w:t>
      </w:r>
      <w:r w:rsidRPr="00896113">
        <w:rPr>
          <w:rFonts w:ascii="Courier New" w:hAnsi="Courier New" w:cs="Courier New"/>
          <w:b/>
          <w:bCs/>
          <w:lang w:val="sr-Cyrl-RS"/>
        </w:rPr>
        <w:t>(</w:t>
      </w:r>
      <w:r w:rsidRPr="00896113">
        <w:rPr>
          <w:rFonts w:ascii="Courier New" w:hAnsi="Courier New" w:cs="Courier New"/>
          <w:lang w:val="sr-Cyrl-RS"/>
        </w:rPr>
        <w:t>text</w:t>
      </w:r>
      <w:r w:rsidRPr="00896113">
        <w:rPr>
          <w:rFonts w:ascii="Courier New" w:hAnsi="Courier New" w:cs="Courier New"/>
          <w:b/>
          <w:bCs/>
          <w:lang w:val="sr-Cyrl-RS"/>
        </w:rPr>
        <w:t>=</w:t>
      </w:r>
      <w:r w:rsidRPr="00896113">
        <w:rPr>
          <w:rFonts w:ascii="Courier New" w:hAnsi="Courier New" w:cs="Courier New"/>
          <w:lang w:val="sr-Cyrl-RS"/>
        </w:rPr>
        <w:t>f"{letter} -&gt; {encrypted_char}"</w:t>
      </w:r>
      <w:r w:rsidRPr="00896113">
        <w:rPr>
          <w:rFonts w:ascii="Courier New" w:hAnsi="Courier New" w:cs="Courier New"/>
          <w:b/>
          <w:bCs/>
          <w:lang w:val="sr-Cyrl-RS"/>
        </w:rPr>
        <w:t>)</w:t>
      </w:r>
    </w:p>
    <w:p w14:paraId="18A714B4" w14:textId="77777777" w:rsidR="004B7F8A" w:rsidRPr="00896113" w:rsidRDefault="004B7F8A" w:rsidP="00896113">
      <w:pPr>
        <w:pStyle w:val="Osnovnitekst"/>
        <w:jc w:val="left"/>
        <w:rPr>
          <w:rFonts w:ascii="Courier New" w:hAnsi="Courier New" w:cs="Courier New"/>
          <w:lang w:val="sr-Cyrl-RS"/>
        </w:rPr>
      </w:pPr>
    </w:p>
    <w:p w14:paraId="5CD2016D" w14:textId="6D433743"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 xml:space="preserve">plaintext </w:t>
      </w:r>
      <w:r w:rsidRPr="00896113">
        <w:rPr>
          <w:rFonts w:ascii="Courier New" w:hAnsi="Courier New" w:cs="Courier New"/>
          <w:b/>
          <w:bCs/>
          <w:lang w:val="sr-Cyrl-RS"/>
        </w:rPr>
        <w:t>+=</w:t>
      </w:r>
      <w:r w:rsidRPr="00896113">
        <w:rPr>
          <w:rFonts w:ascii="Courier New" w:hAnsi="Courier New" w:cs="Courier New"/>
          <w:lang w:val="sr-Cyrl-RS"/>
        </w:rPr>
        <w:t xml:space="preserve"> letter</w:t>
      </w:r>
    </w:p>
    <w:p w14:paraId="7F8D89BC" w14:textId="46ABEB2B"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b/>
          <w:bCs/>
          <w:lang w:val="sr-Cyrl-RS"/>
        </w:rPr>
        <w:t>if</w:t>
      </w:r>
      <w:r w:rsidRPr="00896113">
        <w:rPr>
          <w:rFonts w:ascii="Courier New" w:hAnsi="Courier New" w:cs="Courier New"/>
          <w:lang w:val="sr-Cyrl-RS"/>
        </w:rPr>
        <w:t xml:space="preserve"> encrypted_char </w:t>
      </w:r>
      <w:r w:rsidRPr="00896113">
        <w:rPr>
          <w:rFonts w:ascii="Courier New" w:hAnsi="Courier New" w:cs="Courier New"/>
          <w:b/>
          <w:bCs/>
          <w:lang w:val="sr-Cyrl-RS"/>
        </w:rPr>
        <w:t>is</w:t>
      </w:r>
      <w:r w:rsidRPr="00896113">
        <w:rPr>
          <w:rFonts w:ascii="Courier New" w:hAnsi="Courier New" w:cs="Courier New"/>
          <w:lang w:val="sr-Cyrl-RS"/>
        </w:rPr>
        <w:t xml:space="preserve"> </w:t>
      </w:r>
      <w:r w:rsidRPr="00896113">
        <w:rPr>
          <w:rFonts w:ascii="Courier New" w:hAnsi="Courier New" w:cs="Courier New"/>
          <w:b/>
          <w:bCs/>
          <w:lang w:val="sr-Cyrl-RS"/>
        </w:rPr>
        <w:t>not</w:t>
      </w:r>
      <w:r w:rsidRPr="00896113">
        <w:rPr>
          <w:rFonts w:ascii="Courier New" w:hAnsi="Courier New" w:cs="Courier New"/>
          <w:lang w:val="sr-Cyrl-RS"/>
        </w:rPr>
        <w:t xml:space="preserve"> </w:t>
      </w:r>
      <w:r w:rsidRPr="00896113">
        <w:rPr>
          <w:rFonts w:ascii="Courier New" w:hAnsi="Courier New" w:cs="Courier New"/>
          <w:b/>
          <w:bCs/>
          <w:lang w:val="sr-Cyrl-RS"/>
        </w:rPr>
        <w:t>None:</w:t>
      </w:r>
    </w:p>
    <w:p w14:paraId="73E9FB03" w14:textId="4C69A4C4"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 xml:space="preserve">ciphertext </w:t>
      </w:r>
      <w:r w:rsidRPr="00896113">
        <w:rPr>
          <w:rFonts w:ascii="Courier New" w:hAnsi="Courier New" w:cs="Courier New"/>
          <w:b/>
          <w:bCs/>
          <w:lang w:val="sr-Cyrl-RS"/>
        </w:rPr>
        <w:t>+=</w:t>
      </w:r>
      <w:r w:rsidRPr="00896113">
        <w:rPr>
          <w:rFonts w:ascii="Courier New" w:hAnsi="Courier New" w:cs="Courier New"/>
          <w:lang w:val="sr-Cyrl-RS"/>
        </w:rPr>
        <w:t xml:space="preserve"> encrypted_char</w:t>
      </w:r>
    </w:p>
    <w:p w14:paraId="724F9CE5" w14:textId="77777777" w:rsidR="004B7F8A" w:rsidRPr="00896113" w:rsidRDefault="004B7F8A" w:rsidP="00896113">
      <w:pPr>
        <w:pStyle w:val="Osnovnitekst"/>
        <w:jc w:val="left"/>
        <w:rPr>
          <w:rFonts w:ascii="Courier New" w:hAnsi="Courier New" w:cs="Courier New"/>
          <w:lang w:val="sr-Cyrl-RS"/>
        </w:rPr>
      </w:pPr>
    </w:p>
    <w:p w14:paraId="7342F24D" w14:textId="0BE2CC5F"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plaintext_display</w:t>
      </w:r>
      <w:r w:rsidRPr="00896113">
        <w:rPr>
          <w:rFonts w:ascii="Courier New" w:hAnsi="Courier New" w:cs="Courier New"/>
          <w:b/>
          <w:bCs/>
          <w:lang w:val="sr-Cyrl-RS"/>
        </w:rPr>
        <w:t>.</w:t>
      </w:r>
      <w:r w:rsidRPr="00896113">
        <w:rPr>
          <w:rFonts w:ascii="Courier New" w:hAnsi="Courier New" w:cs="Courier New"/>
          <w:lang w:val="sr-Cyrl-RS"/>
        </w:rPr>
        <w:t>configure</w:t>
      </w:r>
      <w:r w:rsidRPr="00896113">
        <w:rPr>
          <w:rFonts w:ascii="Courier New" w:hAnsi="Courier New" w:cs="Courier New"/>
          <w:b/>
          <w:bCs/>
          <w:lang w:val="sr-Cyrl-RS"/>
        </w:rPr>
        <w:t>(</w:t>
      </w:r>
      <w:r w:rsidRPr="00896113">
        <w:rPr>
          <w:rFonts w:ascii="Courier New" w:hAnsi="Courier New" w:cs="Courier New"/>
          <w:lang w:val="sr-Cyrl-RS"/>
        </w:rPr>
        <w:t>text</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plaintext</w:t>
      </w:r>
      <w:r w:rsidRPr="00896113">
        <w:rPr>
          <w:rFonts w:ascii="Courier New" w:hAnsi="Courier New" w:cs="Courier New"/>
          <w:b/>
          <w:bCs/>
          <w:lang w:val="sr-Cyrl-RS"/>
        </w:rPr>
        <w:t>)</w:t>
      </w:r>
    </w:p>
    <w:p w14:paraId="6A567093" w14:textId="16C711D6"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ciphertext_display</w:t>
      </w:r>
      <w:r w:rsidRPr="00896113">
        <w:rPr>
          <w:rFonts w:ascii="Courier New" w:hAnsi="Courier New" w:cs="Courier New"/>
          <w:b/>
          <w:bCs/>
          <w:lang w:val="sr-Cyrl-RS"/>
        </w:rPr>
        <w:t>.</w:t>
      </w:r>
      <w:r w:rsidRPr="00896113">
        <w:rPr>
          <w:rFonts w:ascii="Courier New" w:hAnsi="Courier New" w:cs="Courier New"/>
          <w:lang w:val="sr-Cyrl-RS"/>
        </w:rPr>
        <w:t>configure</w:t>
      </w:r>
      <w:r w:rsidRPr="00896113">
        <w:rPr>
          <w:rFonts w:ascii="Courier New" w:hAnsi="Courier New" w:cs="Courier New"/>
          <w:b/>
          <w:bCs/>
          <w:lang w:val="sr-Cyrl-RS"/>
        </w:rPr>
        <w:t>(</w:t>
      </w:r>
      <w:r w:rsidRPr="00896113">
        <w:rPr>
          <w:rFonts w:ascii="Courier New" w:hAnsi="Courier New" w:cs="Courier New"/>
          <w:lang w:val="sr-Cyrl-RS"/>
        </w:rPr>
        <w:t>text</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ciphertext</w:t>
      </w:r>
      <w:r w:rsidRPr="00896113">
        <w:rPr>
          <w:rFonts w:ascii="Courier New" w:hAnsi="Courier New" w:cs="Courier New"/>
          <w:b/>
          <w:bCs/>
          <w:lang w:val="sr-Cyrl-RS"/>
        </w:rPr>
        <w:t>)</w:t>
      </w:r>
    </w:p>
    <w:p w14:paraId="1129BA4E" w14:textId="77777777" w:rsidR="004B7F8A" w:rsidRPr="00896113" w:rsidRDefault="004B7F8A" w:rsidP="00896113">
      <w:pPr>
        <w:pStyle w:val="Osnovnitekst"/>
        <w:jc w:val="left"/>
        <w:rPr>
          <w:rFonts w:ascii="Courier New" w:hAnsi="Courier New" w:cs="Courier New"/>
          <w:lang w:val="sr-Cyrl-RS"/>
        </w:rPr>
      </w:pPr>
    </w:p>
    <w:p w14:paraId="08DD0254" w14:textId="6E03F07E"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plaintext_display</w:t>
      </w:r>
      <w:r w:rsidRPr="00896113">
        <w:rPr>
          <w:rFonts w:ascii="Courier New" w:hAnsi="Courier New" w:cs="Courier New"/>
          <w:b/>
          <w:bCs/>
          <w:lang w:val="sr-Cyrl-RS"/>
        </w:rPr>
        <w:t>.</w:t>
      </w:r>
      <w:r w:rsidRPr="00896113">
        <w:rPr>
          <w:rFonts w:ascii="Courier New" w:hAnsi="Courier New" w:cs="Courier New"/>
          <w:lang w:val="sr-Cyrl-RS"/>
        </w:rPr>
        <w:t>configure</w:t>
      </w:r>
      <w:r w:rsidRPr="00896113">
        <w:rPr>
          <w:rFonts w:ascii="Courier New" w:hAnsi="Courier New" w:cs="Courier New"/>
          <w:b/>
          <w:bCs/>
          <w:lang w:val="sr-Cyrl-RS"/>
        </w:rPr>
        <w:t>(</w:t>
      </w:r>
      <w:r w:rsidRPr="00896113">
        <w:rPr>
          <w:rFonts w:ascii="Courier New" w:hAnsi="Courier New" w:cs="Courier New"/>
          <w:lang w:val="sr-Cyrl-RS"/>
        </w:rPr>
        <w:t>text</w:t>
      </w:r>
      <w:r w:rsidRPr="00896113">
        <w:rPr>
          <w:rFonts w:ascii="Courier New" w:hAnsi="Courier New" w:cs="Courier New"/>
          <w:b/>
          <w:bCs/>
          <w:lang w:val="sr-Cyrl-RS"/>
        </w:rPr>
        <w:t>=</w:t>
      </w:r>
      <w:r w:rsidRPr="00896113">
        <w:rPr>
          <w:rFonts w:ascii="Courier New" w:hAnsi="Courier New" w:cs="Courier New"/>
          <w:lang w:val="sr-Cyrl-RS"/>
        </w:rPr>
        <w:t>u</w:t>
      </w:r>
      <w:r w:rsidRPr="00896113">
        <w:rPr>
          <w:rFonts w:ascii="Courier New" w:hAnsi="Courier New" w:cs="Courier New"/>
          <w:b/>
          <w:bCs/>
          <w:lang w:val="sr-Cyrl-RS"/>
        </w:rPr>
        <w:t>.</w:t>
      </w:r>
      <w:r w:rsidRPr="00896113">
        <w:rPr>
          <w:rFonts w:ascii="Courier New" w:hAnsi="Courier New" w:cs="Courier New"/>
          <w:lang w:val="sr-Cyrl-RS"/>
        </w:rPr>
        <w:t>safe_truncate</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plaintext</w:t>
      </w:r>
      <w:r w:rsidRPr="00896113">
        <w:rPr>
          <w:rFonts w:ascii="Courier New" w:hAnsi="Courier New" w:cs="Courier New"/>
          <w:b/>
          <w:bCs/>
          <w:lang w:val="sr-Cyrl-RS"/>
        </w:rPr>
        <w:t>))</w:t>
      </w:r>
    </w:p>
    <w:p w14:paraId="21AF08A4" w14:textId="282E02FE"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ciphertext_display</w:t>
      </w:r>
      <w:r w:rsidRPr="00896113">
        <w:rPr>
          <w:rFonts w:ascii="Courier New" w:hAnsi="Courier New" w:cs="Courier New"/>
          <w:b/>
          <w:bCs/>
          <w:lang w:val="sr-Cyrl-RS"/>
        </w:rPr>
        <w:t>.</w:t>
      </w:r>
      <w:r w:rsidRPr="00896113">
        <w:rPr>
          <w:rFonts w:ascii="Courier New" w:hAnsi="Courier New" w:cs="Courier New"/>
          <w:lang w:val="sr-Cyrl-RS"/>
        </w:rPr>
        <w:t>configure</w:t>
      </w:r>
      <w:r w:rsidRPr="00896113">
        <w:rPr>
          <w:rFonts w:ascii="Courier New" w:hAnsi="Courier New" w:cs="Courier New"/>
          <w:b/>
          <w:bCs/>
          <w:lang w:val="sr-Cyrl-RS"/>
        </w:rPr>
        <w:t>(</w:t>
      </w:r>
      <w:r w:rsidRPr="00896113">
        <w:rPr>
          <w:rFonts w:ascii="Courier New" w:hAnsi="Courier New" w:cs="Courier New"/>
          <w:lang w:val="sr-Cyrl-RS"/>
        </w:rPr>
        <w:t>text</w:t>
      </w:r>
      <w:r w:rsidRPr="00896113">
        <w:rPr>
          <w:rFonts w:ascii="Courier New" w:hAnsi="Courier New" w:cs="Courier New"/>
          <w:b/>
          <w:bCs/>
          <w:lang w:val="sr-Cyrl-RS"/>
        </w:rPr>
        <w:t>=</w:t>
      </w:r>
      <w:r w:rsidRPr="00896113">
        <w:rPr>
          <w:rFonts w:ascii="Courier New" w:hAnsi="Courier New" w:cs="Courier New"/>
          <w:lang w:val="sr-Cyrl-RS"/>
        </w:rPr>
        <w:t>u</w:t>
      </w:r>
      <w:r w:rsidRPr="00896113">
        <w:rPr>
          <w:rFonts w:ascii="Courier New" w:hAnsi="Courier New" w:cs="Courier New"/>
          <w:b/>
          <w:bCs/>
          <w:lang w:val="sr-Cyrl-RS"/>
        </w:rPr>
        <w:t>.</w:t>
      </w:r>
      <w:r w:rsidRPr="00896113">
        <w:rPr>
          <w:rFonts w:ascii="Courier New" w:hAnsi="Courier New" w:cs="Courier New"/>
          <w:lang w:val="sr-Cyrl-RS"/>
        </w:rPr>
        <w:t>safe_truncate</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ciphertext</w:t>
      </w:r>
      <w:r w:rsidRPr="00896113">
        <w:rPr>
          <w:rFonts w:ascii="Courier New" w:hAnsi="Courier New" w:cs="Courier New"/>
          <w:b/>
          <w:bCs/>
          <w:lang w:val="sr-Cyrl-RS"/>
        </w:rPr>
        <w:t>))</w:t>
      </w:r>
    </w:p>
    <w:p w14:paraId="52EB30ED" w14:textId="77777777" w:rsidR="004B7F8A" w:rsidRPr="00896113" w:rsidRDefault="004B7F8A" w:rsidP="00896113">
      <w:pPr>
        <w:pStyle w:val="Osnovnitekst"/>
        <w:jc w:val="left"/>
        <w:rPr>
          <w:rFonts w:ascii="Courier New" w:hAnsi="Courier New" w:cs="Courier New"/>
          <w:lang w:val="sr-Cyrl-RS"/>
        </w:rPr>
      </w:pPr>
    </w:p>
    <w:p w14:paraId="23C0DA87" w14:textId="08358F70"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b/>
          <w:bCs/>
          <w:lang w:val="sr-Cyrl-RS"/>
        </w:rPr>
        <w:t>if</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visualizer</w:t>
      </w:r>
      <w:r w:rsidRPr="00896113">
        <w:rPr>
          <w:rFonts w:ascii="Courier New" w:hAnsi="Courier New" w:cs="Courier New"/>
          <w:b/>
          <w:bCs/>
          <w:lang w:val="sr-Cyrl-RS"/>
        </w:rPr>
        <w:t>.</w:t>
      </w:r>
      <w:r w:rsidRPr="00896113">
        <w:rPr>
          <w:rFonts w:ascii="Courier New" w:hAnsi="Courier New" w:cs="Courier New"/>
          <w:lang w:val="sr-Cyrl-RS"/>
        </w:rPr>
        <w:t>visual_canvas</w:t>
      </w:r>
      <w:r w:rsidRPr="00896113">
        <w:rPr>
          <w:rFonts w:ascii="Courier New" w:hAnsi="Courier New" w:cs="Courier New"/>
          <w:b/>
          <w:bCs/>
          <w:lang w:val="sr-Cyrl-RS"/>
        </w:rPr>
        <w:t>:</w:t>
      </w:r>
    </w:p>
    <w:p w14:paraId="388C2C22" w14:textId="09CC61E8"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visualizer</w:t>
      </w:r>
      <w:r w:rsidRPr="00896113">
        <w:rPr>
          <w:rFonts w:ascii="Courier New" w:hAnsi="Courier New" w:cs="Courier New"/>
          <w:b/>
          <w:bCs/>
          <w:lang w:val="sr-Cyrl-RS"/>
        </w:rPr>
        <w:t>.</w:t>
      </w:r>
      <w:r w:rsidRPr="00896113">
        <w:rPr>
          <w:rFonts w:ascii="Courier New" w:hAnsi="Courier New" w:cs="Courier New"/>
          <w:lang w:val="sr-Cyrl-RS"/>
        </w:rPr>
        <w:t>visualize_letter_flow</w:t>
      </w:r>
      <w:r w:rsidRPr="00896113">
        <w:rPr>
          <w:rFonts w:ascii="Courier New" w:hAnsi="Courier New" w:cs="Courier New"/>
          <w:b/>
          <w:bCs/>
          <w:lang w:val="sr-Cyrl-RS"/>
        </w:rPr>
        <w:t>(</w:t>
      </w:r>
      <w:r w:rsidRPr="00896113">
        <w:rPr>
          <w:rFonts w:ascii="Courier New" w:hAnsi="Courier New" w:cs="Courier New"/>
          <w:lang w:val="sr-Cyrl-RS"/>
        </w:rPr>
        <w:t>path</w:t>
      </w:r>
      <w:r w:rsidRPr="00896113">
        <w:rPr>
          <w:rFonts w:ascii="Courier New" w:hAnsi="Courier New" w:cs="Courier New"/>
          <w:b/>
          <w:bCs/>
          <w:lang w:val="sr-Cyrl-RS"/>
        </w:rPr>
        <w:t>)</w:t>
      </w:r>
    </w:p>
    <w:p w14:paraId="7485EBF1" w14:textId="77777777" w:rsidR="004B7F8A" w:rsidRPr="00896113" w:rsidRDefault="004B7F8A" w:rsidP="00896113">
      <w:pPr>
        <w:pStyle w:val="Osnovnitekst"/>
        <w:jc w:val="left"/>
        <w:rPr>
          <w:rFonts w:ascii="Courier New" w:hAnsi="Courier New" w:cs="Courier New"/>
          <w:lang w:val="sr-Cyrl-RS"/>
        </w:rPr>
      </w:pPr>
    </w:p>
    <w:p w14:paraId="50B9635A" w14:textId="00D4A6D3"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lang w:val="sr-Cyrl-RS"/>
        </w:rPr>
        <w:t xml:space="preserve">rotors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machine</w:t>
      </w:r>
      <w:r w:rsidRPr="00896113">
        <w:rPr>
          <w:rFonts w:ascii="Courier New" w:hAnsi="Courier New" w:cs="Courier New"/>
          <w:b/>
          <w:bCs/>
          <w:lang w:val="sr-Cyrl-RS"/>
        </w:rPr>
        <w:t>.</w:t>
      </w:r>
      <w:r w:rsidRPr="00896113">
        <w:rPr>
          <w:rFonts w:ascii="Courier New" w:hAnsi="Courier New" w:cs="Courier New"/>
          <w:lang w:val="sr-Cyrl-RS"/>
        </w:rPr>
        <w:t>left</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machine</w:t>
      </w:r>
      <w:r w:rsidRPr="00896113">
        <w:rPr>
          <w:rFonts w:ascii="Courier New" w:hAnsi="Courier New" w:cs="Courier New"/>
          <w:b/>
          <w:bCs/>
          <w:lang w:val="sr-Cyrl-RS"/>
        </w:rPr>
        <w:t>.</w:t>
      </w:r>
      <w:r w:rsidRPr="00896113">
        <w:rPr>
          <w:rFonts w:ascii="Courier New" w:hAnsi="Courier New" w:cs="Courier New"/>
          <w:lang w:val="sr-Cyrl-RS"/>
        </w:rPr>
        <w:t>middle</w:t>
      </w:r>
      <w:r w:rsidRPr="00896113">
        <w:rPr>
          <w:rFonts w:ascii="Courier New" w:hAnsi="Courier New" w:cs="Courier New"/>
          <w:b/>
          <w:bCs/>
          <w:lang w:val="sr-Cyrl-RS"/>
        </w:rPr>
        <w:t>,</w:t>
      </w:r>
      <w:r w:rsidRPr="00896113">
        <w:rPr>
          <w:rFonts w:ascii="Courier New" w:hAnsi="Courier New" w:cs="Courier New"/>
          <w:lang w:val="sr-Cyrl-RS"/>
        </w:rPr>
        <w:t xml:space="preserve"> self</w:t>
      </w:r>
      <w:r w:rsidRPr="00896113">
        <w:rPr>
          <w:rFonts w:ascii="Courier New" w:hAnsi="Courier New" w:cs="Courier New"/>
          <w:b/>
          <w:bCs/>
          <w:lang w:val="sr-Cyrl-RS"/>
        </w:rPr>
        <w:t>.</w:t>
      </w:r>
      <w:r w:rsidRPr="00896113">
        <w:rPr>
          <w:rFonts w:ascii="Courier New" w:hAnsi="Courier New" w:cs="Courier New"/>
          <w:lang w:val="sr-Cyrl-RS"/>
        </w:rPr>
        <w:t>machine</w:t>
      </w:r>
      <w:r w:rsidRPr="00896113">
        <w:rPr>
          <w:rFonts w:ascii="Courier New" w:hAnsi="Courier New" w:cs="Courier New"/>
          <w:b/>
          <w:bCs/>
          <w:lang w:val="sr-Cyrl-RS"/>
        </w:rPr>
        <w:t>.</w:t>
      </w:r>
      <w:r w:rsidRPr="00896113">
        <w:rPr>
          <w:rFonts w:ascii="Courier New" w:hAnsi="Courier New" w:cs="Courier New"/>
          <w:lang w:val="sr-Cyrl-RS"/>
        </w:rPr>
        <w:t>right</w:t>
      </w:r>
      <w:r w:rsidRPr="00896113">
        <w:rPr>
          <w:rFonts w:ascii="Courier New" w:hAnsi="Courier New" w:cs="Courier New"/>
          <w:b/>
          <w:bCs/>
          <w:lang w:val="sr-Cyrl-RS"/>
        </w:rPr>
        <w:t>]</w:t>
      </w:r>
    </w:p>
    <w:p w14:paraId="732555A0" w14:textId="7910A033" w:rsidR="004B7F8A" w:rsidRPr="00896113" w:rsidRDefault="004B7F8A" w:rsidP="00896113">
      <w:pPr>
        <w:pStyle w:val="Osnovnitekst"/>
        <w:jc w:val="left"/>
        <w:rPr>
          <w:rFonts w:ascii="Courier New" w:hAnsi="Courier New" w:cs="Courier New"/>
          <w:lang w:val="sr-Cyrl-RS"/>
        </w:rPr>
      </w:pPr>
      <w:r w:rsidRPr="00896113">
        <w:rPr>
          <w:rFonts w:ascii="Courier New" w:hAnsi="Courier New" w:cs="Courier New"/>
          <w:b/>
          <w:bCs/>
          <w:lang w:val="sr-Cyrl-RS"/>
        </w:rPr>
        <w:t>for</w:t>
      </w:r>
      <w:r w:rsidRPr="00896113">
        <w:rPr>
          <w:rFonts w:ascii="Courier New" w:hAnsi="Courier New" w:cs="Courier New"/>
          <w:lang w:val="sr-Cyrl-RS"/>
        </w:rPr>
        <w:t xml:space="preserve"> display</w:t>
      </w:r>
      <w:r w:rsidRPr="00896113">
        <w:rPr>
          <w:rFonts w:ascii="Courier New" w:hAnsi="Courier New" w:cs="Courier New"/>
          <w:b/>
          <w:bCs/>
          <w:lang w:val="sr-Cyrl-RS"/>
        </w:rPr>
        <w:t>,</w:t>
      </w:r>
      <w:r w:rsidRPr="00896113">
        <w:rPr>
          <w:rFonts w:ascii="Courier New" w:hAnsi="Courier New" w:cs="Courier New"/>
          <w:lang w:val="sr-Cyrl-RS"/>
        </w:rPr>
        <w:t xml:space="preserve"> rotor </w:t>
      </w:r>
      <w:r w:rsidRPr="00896113">
        <w:rPr>
          <w:rFonts w:ascii="Courier New" w:hAnsi="Courier New" w:cs="Courier New"/>
          <w:b/>
          <w:bCs/>
          <w:lang w:val="sr-Cyrl-RS"/>
        </w:rPr>
        <w:t>in</w:t>
      </w:r>
      <w:r w:rsidRPr="00896113">
        <w:rPr>
          <w:rFonts w:ascii="Courier New" w:hAnsi="Courier New" w:cs="Courier New"/>
          <w:lang w:val="sr-Cyrl-RS"/>
        </w:rPr>
        <w:t xml:space="preserve"> </w:t>
      </w:r>
      <w:r w:rsidRPr="00896113">
        <w:rPr>
          <w:rFonts w:ascii="Courier New" w:hAnsi="Courier New" w:cs="Courier New"/>
          <w:b/>
          <w:bCs/>
          <w:lang w:val="sr-Cyrl-RS"/>
        </w:rPr>
        <w:t>zip(</w:t>
      </w: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rotor_display_widgets</w:t>
      </w:r>
      <w:r w:rsidRPr="00896113">
        <w:rPr>
          <w:rFonts w:ascii="Courier New" w:hAnsi="Courier New" w:cs="Courier New"/>
          <w:b/>
          <w:bCs/>
          <w:lang w:val="sr-Cyrl-RS"/>
        </w:rPr>
        <w:t>,</w:t>
      </w:r>
      <w:r w:rsidRPr="00896113">
        <w:rPr>
          <w:rFonts w:ascii="Courier New" w:hAnsi="Courier New" w:cs="Courier New"/>
          <w:lang w:val="sr-Cyrl-RS"/>
        </w:rPr>
        <w:t xml:space="preserve"> rotors</w:t>
      </w:r>
      <w:r w:rsidRPr="00896113">
        <w:rPr>
          <w:rFonts w:ascii="Courier New" w:hAnsi="Courier New" w:cs="Courier New"/>
          <w:b/>
          <w:bCs/>
          <w:lang w:val="sr-Cyrl-RS"/>
        </w:rPr>
        <w:t>):</w:t>
      </w:r>
    </w:p>
    <w:p w14:paraId="54483EC8" w14:textId="62ECC752" w:rsidR="004B7F8A" w:rsidRPr="00BC1157" w:rsidRDefault="004B7F8A" w:rsidP="00BC1157">
      <w:pPr>
        <w:pStyle w:val="Osnovnitekst"/>
        <w:jc w:val="left"/>
        <w:rPr>
          <w:rFonts w:ascii="Courier New" w:hAnsi="Courier New" w:cs="Courier New"/>
          <w:lang w:val="en-GB"/>
        </w:rPr>
      </w:pPr>
      <w:r w:rsidRPr="00896113">
        <w:rPr>
          <w:rFonts w:ascii="Courier New" w:hAnsi="Courier New" w:cs="Courier New"/>
          <w:lang w:val="sr-Cyrl-RS"/>
        </w:rPr>
        <w:t>display</w:t>
      </w:r>
      <w:r w:rsidRPr="00896113">
        <w:rPr>
          <w:rFonts w:ascii="Courier New" w:hAnsi="Courier New" w:cs="Courier New"/>
          <w:b/>
          <w:bCs/>
          <w:lang w:val="sr-Cyrl-RS"/>
        </w:rPr>
        <w:t>.</w:t>
      </w:r>
      <w:r w:rsidRPr="00896113">
        <w:rPr>
          <w:rFonts w:ascii="Courier New" w:hAnsi="Courier New" w:cs="Courier New"/>
          <w:lang w:val="sr-Cyrl-RS"/>
        </w:rPr>
        <w:t>update_display</w:t>
      </w:r>
      <w:r w:rsidRPr="00896113">
        <w:rPr>
          <w:rFonts w:ascii="Courier New" w:hAnsi="Courier New" w:cs="Courier New"/>
          <w:b/>
          <w:bCs/>
          <w:lang w:val="sr-Cyrl-RS"/>
        </w:rPr>
        <w:t>(</w:t>
      </w:r>
      <w:r w:rsidRPr="00896113">
        <w:rPr>
          <w:rFonts w:ascii="Courier New" w:hAnsi="Courier New" w:cs="Courier New"/>
          <w:lang w:val="sr-Cyrl-RS"/>
        </w:rPr>
        <w:t>position_char</w:t>
      </w:r>
      <w:r w:rsidRPr="00896113">
        <w:rPr>
          <w:rFonts w:ascii="Courier New" w:hAnsi="Courier New" w:cs="Courier New"/>
          <w:b/>
          <w:bCs/>
          <w:lang w:val="sr-Cyrl-RS"/>
        </w:rPr>
        <w:t>=chr(</w:t>
      </w:r>
      <w:r w:rsidRPr="00896113">
        <w:rPr>
          <w:rFonts w:ascii="Courier New" w:hAnsi="Courier New" w:cs="Courier New"/>
          <w:lang w:val="sr-Cyrl-RS"/>
        </w:rPr>
        <w:t>rotor</w:t>
      </w:r>
      <w:r w:rsidRPr="00896113">
        <w:rPr>
          <w:rFonts w:ascii="Courier New" w:hAnsi="Courier New" w:cs="Courier New"/>
          <w:b/>
          <w:bCs/>
          <w:lang w:val="sr-Cyrl-RS"/>
        </w:rPr>
        <w:t>.</w:t>
      </w:r>
      <w:r w:rsidRPr="00896113">
        <w:rPr>
          <w:rFonts w:ascii="Courier New" w:hAnsi="Courier New" w:cs="Courier New"/>
          <w:lang w:val="sr-Cyrl-RS"/>
        </w:rPr>
        <w:t xml:space="preserve">position </w:t>
      </w:r>
      <w:r w:rsidRPr="00896113">
        <w:rPr>
          <w:rFonts w:ascii="Courier New" w:hAnsi="Courier New" w:cs="Courier New"/>
          <w:b/>
          <w:bCs/>
          <w:lang w:val="sr-Cyrl-RS"/>
        </w:rPr>
        <w:t>+</w:t>
      </w:r>
      <w:r w:rsidRPr="00896113">
        <w:rPr>
          <w:rFonts w:ascii="Courier New" w:hAnsi="Courier New" w:cs="Courier New"/>
          <w:lang w:val="sr-Cyrl-RS"/>
        </w:rPr>
        <w:t xml:space="preserve"> u</w:t>
      </w:r>
      <w:r w:rsidRPr="00896113">
        <w:rPr>
          <w:rFonts w:ascii="Courier New" w:hAnsi="Courier New" w:cs="Courier New"/>
          <w:b/>
          <w:bCs/>
          <w:lang w:val="sr-Cyrl-RS"/>
        </w:rPr>
        <w:t>.</w:t>
      </w:r>
      <w:r w:rsidRPr="00896113">
        <w:rPr>
          <w:rFonts w:ascii="Courier New" w:hAnsi="Courier New" w:cs="Courier New"/>
          <w:lang w:val="sr-Cyrl-RS"/>
        </w:rPr>
        <w:t>ORD_A</w:t>
      </w:r>
      <w:r w:rsidRPr="00896113">
        <w:rPr>
          <w:rFonts w:ascii="Courier New" w:hAnsi="Courier New" w:cs="Courier New"/>
          <w:b/>
          <w:bCs/>
          <w:lang w:val="sr-Cyrl-RS"/>
        </w:rPr>
        <w:t>))</w:t>
      </w:r>
    </w:p>
    <w:p w14:paraId="226684E5" w14:textId="3600194A" w:rsidR="005C2F7A" w:rsidRPr="00896113" w:rsidRDefault="004B7F8A" w:rsidP="00896113">
      <w:pPr>
        <w:pStyle w:val="Osnovnitekst"/>
        <w:keepNext/>
        <w:jc w:val="left"/>
        <w:rPr>
          <w:rFonts w:ascii="Courier New" w:hAnsi="Courier New" w:cs="Courier New"/>
          <w:b/>
          <w:bCs/>
          <w:lang w:val="sr-Cyrl-RS"/>
        </w:rPr>
      </w:pPr>
      <w:r w:rsidRPr="00896113">
        <w:rPr>
          <w:rFonts w:ascii="Courier New" w:hAnsi="Courier New" w:cs="Courier New"/>
          <w:lang w:val="sr-Cyrl-RS"/>
        </w:rPr>
        <w:t>self</w:t>
      </w:r>
      <w:r w:rsidRPr="00896113">
        <w:rPr>
          <w:rFonts w:ascii="Courier New" w:hAnsi="Courier New" w:cs="Courier New"/>
          <w:b/>
          <w:bCs/>
          <w:lang w:val="sr-Cyrl-RS"/>
        </w:rPr>
        <w:t>.</w:t>
      </w:r>
      <w:r w:rsidRPr="00896113">
        <w:rPr>
          <w:rFonts w:ascii="Courier New" w:hAnsi="Courier New" w:cs="Courier New"/>
          <w:lang w:val="sr-Cyrl-RS"/>
        </w:rPr>
        <w:t>lightboard</w:t>
      </w:r>
      <w:r w:rsidRPr="00896113">
        <w:rPr>
          <w:rFonts w:ascii="Courier New" w:hAnsi="Courier New" w:cs="Courier New"/>
          <w:b/>
          <w:bCs/>
          <w:lang w:val="sr-Cyrl-RS"/>
        </w:rPr>
        <w:t>.</w:t>
      </w:r>
      <w:r w:rsidRPr="00896113">
        <w:rPr>
          <w:rFonts w:ascii="Courier New" w:hAnsi="Courier New" w:cs="Courier New"/>
          <w:lang w:val="sr-Cyrl-RS"/>
        </w:rPr>
        <w:t>highlight_key</w:t>
      </w:r>
      <w:r w:rsidRPr="00896113">
        <w:rPr>
          <w:rFonts w:ascii="Courier New" w:hAnsi="Courier New" w:cs="Courier New"/>
          <w:b/>
          <w:bCs/>
          <w:lang w:val="sr-Cyrl-RS"/>
        </w:rPr>
        <w:t>(</w:t>
      </w:r>
      <w:r w:rsidRPr="00896113">
        <w:rPr>
          <w:rFonts w:ascii="Courier New" w:hAnsi="Courier New" w:cs="Courier New"/>
          <w:lang w:val="sr-Cyrl-RS"/>
        </w:rPr>
        <w:t>encrypted_char</w:t>
      </w:r>
      <w:r w:rsidRPr="00896113">
        <w:rPr>
          <w:rFonts w:ascii="Courier New" w:hAnsi="Courier New" w:cs="Courier New"/>
          <w:b/>
          <w:bCs/>
          <w:lang w:val="sr-Cyrl-RS"/>
        </w:rPr>
        <w:t>)</w:t>
      </w:r>
    </w:p>
    <w:p w14:paraId="7B73338E" w14:textId="17F3B53D" w:rsidR="00896113" w:rsidRPr="00896113" w:rsidRDefault="00896113" w:rsidP="00896113">
      <w:pPr>
        <w:pStyle w:val="a"/>
        <w:rPr>
          <w:i/>
          <w:iCs/>
          <w:lang w:val="en-GB"/>
        </w:rPr>
      </w:pPr>
      <w:bookmarkStart w:id="85" w:name="_Toc212025945"/>
      <w:r>
        <w:t xml:space="preserve">Листинг </w:t>
      </w:r>
      <w:r>
        <w:fldChar w:fldCharType="begin"/>
      </w:r>
      <w:r>
        <w:instrText xml:space="preserve"> SEQ Листинг \* ARABIC </w:instrText>
      </w:r>
      <w:r>
        <w:fldChar w:fldCharType="separate"/>
      </w:r>
      <w:r w:rsidR="009245E3">
        <w:rPr>
          <w:noProof/>
        </w:rPr>
        <w:t>9</w:t>
      </w:r>
      <w:r>
        <w:fldChar w:fldCharType="end"/>
      </w:r>
      <w:r>
        <w:t xml:space="preserve"> – Метода </w:t>
      </w:r>
      <w:r>
        <w:rPr>
          <w:i/>
          <w:iCs/>
          <w:lang w:val="en-GB"/>
        </w:rPr>
        <w:t>on_key_press</w:t>
      </w:r>
      <w:bookmarkEnd w:id="85"/>
    </w:p>
    <w:p w14:paraId="4719A223" w14:textId="3E348FAE" w:rsidR="0097377E" w:rsidRPr="0097377E" w:rsidRDefault="0065053D" w:rsidP="0097377E">
      <w:pPr>
        <w:pStyle w:val="Prilog-IInivonaslova"/>
        <w:rPr>
          <w:lang w:val="sr-Cyrl-RS"/>
        </w:rPr>
      </w:pPr>
      <w:bookmarkStart w:id="86" w:name="_Toc212025154"/>
      <w:r w:rsidRPr="00942891">
        <w:rPr>
          <w:lang w:val="sr-Cyrl-RS"/>
        </w:rPr>
        <w:lastRenderedPageBreak/>
        <w:t xml:space="preserve">Тест функција </w:t>
      </w:r>
      <w:r w:rsidRPr="00942891">
        <w:rPr>
          <w:i/>
          <w:iCs/>
          <w:lang w:val="sr-Cyrl-RS"/>
        </w:rPr>
        <w:t>test_rotor</w:t>
      </w:r>
      <w:bookmarkEnd w:id="86"/>
    </w:p>
    <w:p w14:paraId="3A1E32C7" w14:textId="6CB1758B" w:rsidR="00533777" w:rsidRPr="00942891" w:rsidRDefault="00533777" w:rsidP="00533777">
      <w:pPr>
        <w:pStyle w:val="Osnovnitekst"/>
        <w:rPr>
          <w:lang w:val="sr-Cyrl-RS"/>
        </w:rPr>
      </w:pPr>
      <w:r w:rsidRPr="00942891">
        <w:rPr>
          <w:lang w:val="sr-Cyrl-RS"/>
        </w:rPr>
        <w:t>Ова функција се користи за проверу ротације ротора</w:t>
      </w:r>
      <w:r w:rsidR="00286778" w:rsidRPr="00942891">
        <w:rPr>
          <w:lang w:val="sr-Cyrl-RS"/>
        </w:rPr>
        <w:t xml:space="preserve"> и његове почетне позиције.</w:t>
      </w:r>
    </w:p>
    <w:p w14:paraId="22E49312" w14:textId="77777777" w:rsidR="00E722B3" w:rsidRPr="00942891" w:rsidRDefault="00E722B3" w:rsidP="00E722B3">
      <w:pPr>
        <w:pStyle w:val="Osnovnitekst"/>
        <w:rPr>
          <w:lang w:val="sr-Cyrl-RS"/>
        </w:rPr>
      </w:pPr>
    </w:p>
    <w:p w14:paraId="0EA68D79" w14:textId="01B8A026"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ALPHABET </w:t>
      </w:r>
      <w:r w:rsidRPr="00896113">
        <w:rPr>
          <w:rFonts w:ascii="Courier New" w:hAnsi="Courier New" w:cs="Courier New"/>
          <w:b/>
          <w:bCs/>
          <w:lang w:val="sr-Cyrl-RS"/>
        </w:rPr>
        <w:t>=</w:t>
      </w:r>
      <w:r w:rsidRPr="00896113">
        <w:rPr>
          <w:rFonts w:ascii="Courier New" w:hAnsi="Courier New" w:cs="Courier New"/>
          <w:lang w:val="sr-Cyrl-RS"/>
        </w:rPr>
        <w:t xml:space="preserve"> "ABCDEFGHIJKLMNOPQRSTUVWXYZ"</w:t>
      </w:r>
    </w:p>
    <w:p w14:paraId="268E1ACC"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M3_wiring </w:t>
      </w:r>
      <w:r w:rsidRPr="00896113">
        <w:rPr>
          <w:rFonts w:ascii="Courier New" w:hAnsi="Courier New" w:cs="Courier New"/>
          <w:b/>
          <w:bCs/>
          <w:lang w:val="sr-Cyrl-RS"/>
        </w:rPr>
        <w:t>=</w:t>
      </w:r>
      <w:r w:rsidRPr="00896113">
        <w:rPr>
          <w:rFonts w:ascii="Courier New" w:hAnsi="Courier New" w:cs="Courier New"/>
          <w:lang w:val="sr-Cyrl-RS"/>
        </w:rPr>
        <w:t xml:space="preserve"> "EKMFLGDQVZNTOWYHXUSPAIBRCJ"</w:t>
      </w:r>
    </w:p>
    <w:p w14:paraId="34A6D4A9"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M3_notch </w:t>
      </w:r>
      <w:r w:rsidRPr="00896113">
        <w:rPr>
          <w:rFonts w:ascii="Courier New" w:hAnsi="Courier New" w:cs="Courier New"/>
          <w:b/>
          <w:bCs/>
          <w:lang w:val="sr-Cyrl-RS"/>
        </w:rPr>
        <w:t>=</w:t>
      </w:r>
      <w:r w:rsidRPr="00896113">
        <w:rPr>
          <w:rFonts w:ascii="Courier New" w:hAnsi="Courier New" w:cs="Courier New"/>
          <w:lang w:val="sr-Cyrl-RS"/>
        </w:rPr>
        <w:t xml:space="preserve"> "Q"</w:t>
      </w:r>
    </w:p>
    <w:p w14:paraId="4BE6ED39" w14:textId="77777777" w:rsidR="00E722B3" w:rsidRPr="00896113" w:rsidRDefault="00E722B3" w:rsidP="00896113">
      <w:pPr>
        <w:pStyle w:val="Osnovnitekst"/>
        <w:ind w:firstLine="0"/>
        <w:jc w:val="left"/>
        <w:rPr>
          <w:rFonts w:ascii="Courier New" w:hAnsi="Courier New" w:cs="Courier New"/>
          <w:lang w:val="sr-Cyrl-RS"/>
        </w:rPr>
      </w:pPr>
    </w:p>
    <w:p w14:paraId="75279046"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b/>
          <w:bCs/>
          <w:lang w:val="sr-Cyrl-RS"/>
        </w:rPr>
        <w:t>def</w:t>
      </w:r>
      <w:r w:rsidRPr="00896113">
        <w:rPr>
          <w:rFonts w:ascii="Courier New" w:hAnsi="Courier New" w:cs="Courier New"/>
          <w:lang w:val="sr-Cyrl-RS"/>
        </w:rPr>
        <w:t xml:space="preserve"> test_rotor</w:t>
      </w:r>
      <w:r w:rsidRPr="00896113">
        <w:rPr>
          <w:rFonts w:ascii="Courier New" w:hAnsi="Courier New" w:cs="Courier New"/>
          <w:b/>
          <w:bCs/>
          <w:lang w:val="sr-Cyrl-RS"/>
        </w:rPr>
        <w:t>():</w:t>
      </w:r>
    </w:p>
    <w:p w14:paraId="11BDE477" w14:textId="2968339D"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rotor </w:t>
      </w:r>
      <w:r w:rsidRPr="00896113">
        <w:rPr>
          <w:rFonts w:ascii="Courier New" w:hAnsi="Courier New" w:cs="Courier New"/>
          <w:b/>
          <w:bCs/>
          <w:lang w:val="sr-Cyrl-RS"/>
        </w:rPr>
        <w:t>=</w:t>
      </w:r>
      <w:r w:rsidRPr="00896113">
        <w:rPr>
          <w:rFonts w:ascii="Courier New" w:hAnsi="Courier New" w:cs="Courier New"/>
          <w:lang w:val="sr-Cyrl-RS"/>
        </w:rPr>
        <w:t xml:space="preserve"> r</w:t>
      </w:r>
      <w:r w:rsidRPr="00896113">
        <w:rPr>
          <w:rFonts w:ascii="Courier New" w:hAnsi="Courier New" w:cs="Courier New"/>
          <w:b/>
          <w:bCs/>
          <w:lang w:val="sr-Cyrl-RS"/>
        </w:rPr>
        <w:t>.</w:t>
      </w:r>
      <w:r w:rsidRPr="00896113">
        <w:rPr>
          <w:rFonts w:ascii="Courier New" w:hAnsi="Courier New" w:cs="Courier New"/>
          <w:lang w:val="sr-Cyrl-RS"/>
        </w:rPr>
        <w:t>Rotor</w:t>
      </w:r>
      <w:r w:rsidRPr="00896113">
        <w:rPr>
          <w:rFonts w:ascii="Courier New" w:hAnsi="Courier New" w:cs="Courier New"/>
          <w:b/>
          <w:bCs/>
          <w:lang w:val="sr-Cyrl-RS"/>
        </w:rPr>
        <w:t>(</w:t>
      </w:r>
      <w:r w:rsidRPr="00896113">
        <w:rPr>
          <w:rFonts w:ascii="Courier New" w:hAnsi="Courier New" w:cs="Courier New"/>
          <w:lang w:val="sr-Cyrl-RS"/>
        </w:rPr>
        <w:t>M3_wiring</w:t>
      </w:r>
      <w:r w:rsidRPr="00896113">
        <w:rPr>
          <w:rFonts w:ascii="Courier New" w:hAnsi="Courier New" w:cs="Courier New"/>
          <w:b/>
          <w:bCs/>
          <w:lang w:val="sr-Cyrl-RS"/>
        </w:rPr>
        <w:t>,</w:t>
      </w:r>
      <w:r w:rsidRPr="00896113">
        <w:rPr>
          <w:rFonts w:ascii="Courier New" w:hAnsi="Courier New" w:cs="Courier New"/>
          <w:lang w:val="sr-Cyrl-RS"/>
        </w:rPr>
        <w:t xml:space="preserve"> M3_notch</w:t>
      </w:r>
      <w:r w:rsidRPr="00896113">
        <w:rPr>
          <w:rFonts w:ascii="Courier New" w:hAnsi="Courier New" w:cs="Courier New"/>
          <w:b/>
          <w:bCs/>
          <w:lang w:val="sr-Cyrl-RS"/>
        </w:rPr>
        <w:t>,</w:t>
      </w:r>
      <w:r w:rsidRPr="00896113">
        <w:rPr>
          <w:rFonts w:ascii="Courier New" w:hAnsi="Courier New" w:cs="Courier New"/>
          <w:lang w:val="sr-Cyrl-RS"/>
        </w:rPr>
        <w:t xml:space="preserve"> position</w:t>
      </w:r>
      <w:r w:rsidRPr="00896113">
        <w:rPr>
          <w:rFonts w:ascii="Courier New" w:hAnsi="Courier New" w:cs="Courier New"/>
          <w:b/>
          <w:bCs/>
          <w:lang w:val="sr-Cyrl-RS"/>
        </w:rPr>
        <w:t>=</w:t>
      </w:r>
      <w:r w:rsidRPr="00896113">
        <w:rPr>
          <w:rFonts w:ascii="Courier New" w:hAnsi="Courier New" w:cs="Courier New"/>
          <w:lang w:val="sr-Cyrl-RS"/>
        </w:rPr>
        <w:t>'A'</w:t>
      </w:r>
      <w:r w:rsidRPr="00896113">
        <w:rPr>
          <w:rFonts w:ascii="Courier New" w:hAnsi="Courier New" w:cs="Courier New"/>
          <w:b/>
          <w:bCs/>
          <w:lang w:val="sr-Cyrl-RS"/>
        </w:rPr>
        <w:t>,</w:t>
      </w:r>
      <w:r w:rsidRPr="00896113">
        <w:rPr>
          <w:rFonts w:ascii="Courier New" w:hAnsi="Courier New" w:cs="Courier New"/>
          <w:lang w:val="sr-Cyrl-RS"/>
        </w:rPr>
        <w:t xml:space="preserve"> ring_setting</w:t>
      </w:r>
      <w:r w:rsidRPr="00896113">
        <w:rPr>
          <w:rFonts w:ascii="Courier New" w:hAnsi="Courier New" w:cs="Courier New"/>
          <w:b/>
          <w:bCs/>
          <w:lang w:val="sr-Cyrl-RS"/>
        </w:rPr>
        <w:t>=</w:t>
      </w:r>
      <w:r w:rsidRPr="00896113">
        <w:rPr>
          <w:rFonts w:ascii="Courier New" w:hAnsi="Courier New" w:cs="Courier New"/>
          <w:lang w:val="sr-Cyrl-RS"/>
        </w:rPr>
        <w:t>0</w:t>
      </w:r>
      <w:r w:rsidRPr="00896113">
        <w:rPr>
          <w:rFonts w:ascii="Courier New" w:hAnsi="Courier New" w:cs="Courier New"/>
          <w:b/>
          <w:bCs/>
          <w:lang w:val="sr-Cyrl-RS"/>
        </w:rPr>
        <w:t>)</w:t>
      </w:r>
    </w:p>
    <w:p w14:paraId="3CF26207"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print(</w:t>
      </w:r>
      <w:r w:rsidRPr="00896113">
        <w:rPr>
          <w:rFonts w:ascii="Courier New" w:hAnsi="Courier New" w:cs="Courier New"/>
          <w:lang w:val="sr-Cyrl-RS"/>
        </w:rPr>
        <w:t>rotor</w:t>
      </w:r>
      <w:r w:rsidRPr="00896113">
        <w:rPr>
          <w:rFonts w:ascii="Courier New" w:hAnsi="Courier New" w:cs="Courier New"/>
          <w:b/>
          <w:bCs/>
          <w:lang w:val="sr-Cyrl-RS"/>
        </w:rPr>
        <w:t>)</w:t>
      </w:r>
    </w:p>
    <w:p w14:paraId="39A7743F" w14:textId="77777777" w:rsidR="00E722B3" w:rsidRPr="00896113" w:rsidRDefault="00E722B3" w:rsidP="00896113">
      <w:pPr>
        <w:pStyle w:val="Osnovnitekst"/>
        <w:jc w:val="left"/>
        <w:rPr>
          <w:rFonts w:ascii="Courier New" w:hAnsi="Courier New" w:cs="Courier New"/>
          <w:lang w:val="sr-Cyrl-RS"/>
        </w:rPr>
      </w:pPr>
    </w:p>
    <w:p w14:paraId="68235639"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TEST ENKODIRANJA JEDNOG SLOVA</w:t>
      </w:r>
    </w:p>
    <w:p w14:paraId="2EAFB188"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for</w:t>
      </w:r>
      <w:r w:rsidRPr="00896113">
        <w:rPr>
          <w:rFonts w:ascii="Courier New" w:hAnsi="Courier New" w:cs="Courier New"/>
          <w:lang w:val="sr-Cyrl-RS"/>
        </w:rPr>
        <w:t xml:space="preserve"> c </w:t>
      </w:r>
      <w:r w:rsidRPr="00896113">
        <w:rPr>
          <w:rFonts w:ascii="Courier New" w:hAnsi="Courier New" w:cs="Courier New"/>
          <w:b/>
          <w:bCs/>
          <w:lang w:val="sr-Cyrl-RS"/>
        </w:rPr>
        <w:t>in</w:t>
      </w:r>
      <w:r w:rsidRPr="00896113">
        <w:rPr>
          <w:rFonts w:ascii="Courier New" w:hAnsi="Courier New" w:cs="Courier New"/>
          <w:lang w:val="sr-Cyrl-RS"/>
        </w:rPr>
        <w:t xml:space="preserve"> ALPHABET</w:t>
      </w:r>
      <w:r w:rsidRPr="00896113">
        <w:rPr>
          <w:rFonts w:ascii="Courier New" w:hAnsi="Courier New" w:cs="Courier New"/>
          <w:b/>
          <w:bCs/>
          <w:lang w:val="sr-Cyrl-RS"/>
        </w:rPr>
        <w:t>:</w:t>
      </w:r>
    </w:p>
    <w:p w14:paraId="523342ED" w14:textId="48A2EEFA"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ch </w:t>
      </w:r>
      <w:r w:rsidRPr="00896113">
        <w:rPr>
          <w:rFonts w:ascii="Courier New" w:hAnsi="Courier New" w:cs="Courier New"/>
          <w:b/>
          <w:bCs/>
          <w:lang w:val="sr-Cyrl-RS"/>
        </w:rPr>
        <w:t>=</w:t>
      </w:r>
      <w:r w:rsidRPr="00896113">
        <w:rPr>
          <w:rFonts w:ascii="Courier New" w:hAnsi="Courier New" w:cs="Courier New"/>
          <w:lang w:val="sr-Cyrl-RS"/>
        </w:rPr>
        <w:t xml:space="preserve"> r</w:t>
      </w:r>
      <w:r w:rsidRPr="00896113">
        <w:rPr>
          <w:rFonts w:ascii="Courier New" w:hAnsi="Courier New" w:cs="Courier New"/>
          <w:b/>
          <w:bCs/>
          <w:lang w:val="sr-Cyrl-RS"/>
        </w:rPr>
        <w:t>.</w:t>
      </w:r>
      <w:r w:rsidRPr="00896113">
        <w:rPr>
          <w:rFonts w:ascii="Courier New" w:hAnsi="Courier New" w:cs="Courier New"/>
          <w:lang w:val="sr-Cyrl-RS"/>
        </w:rPr>
        <w:t>ltoi</w:t>
      </w:r>
      <w:r w:rsidRPr="00896113">
        <w:rPr>
          <w:rFonts w:ascii="Courier New" w:hAnsi="Courier New" w:cs="Courier New"/>
          <w:b/>
          <w:bCs/>
          <w:lang w:val="sr-Cyrl-RS"/>
        </w:rPr>
        <w:t>(</w:t>
      </w:r>
      <w:r w:rsidRPr="00896113">
        <w:rPr>
          <w:rFonts w:ascii="Courier New" w:hAnsi="Courier New" w:cs="Courier New"/>
          <w:lang w:val="sr-Cyrl-RS"/>
        </w:rPr>
        <w:t>c</w:t>
      </w:r>
      <w:r w:rsidRPr="00896113">
        <w:rPr>
          <w:rFonts w:ascii="Courier New" w:hAnsi="Courier New" w:cs="Courier New"/>
          <w:b/>
          <w:bCs/>
          <w:lang w:val="sr-Cyrl-RS"/>
        </w:rPr>
        <w:t>)</w:t>
      </w:r>
    </w:p>
    <w:p w14:paraId="139B70E4"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enc </w:t>
      </w:r>
      <w:r w:rsidRPr="00896113">
        <w:rPr>
          <w:rFonts w:ascii="Courier New" w:hAnsi="Courier New" w:cs="Courier New"/>
          <w:b/>
          <w:bCs/>
          <w:lang w:val="sr-Cyrl-RS"/>
        </w:rPr>
        <w:t>=</w:t>
      </w:r>
      <w:r w:rsidRPr="00896113">
        <w:rPr>
          <w:rFonts w:ascii="Courier New" w:hAnsi="Courier New" w:cs="Courier New"/>
          <w:lang w:val="sr-Cyrl-RS"/>
        </w:rPr>
        <w:t xml:space="preserve"> rotor</w:t>
      </w:r>
      <w:r w:rsidRPr="00896113">
        <w:rPr>
          <w:rFonts w:ascii="Courier New" w:hAnsi="Courier New" w:cs="Courier New"/>
          <w:b/>
          <w:bCs/>
          <w:lang w:val="sr-Cyrl-RS"/>
        </w:rPr>
        <w:t>.</w:t>
      </w:r>
      <w:r w:rsidRPr="00896113">
        <w:rPr>
          <w:rFonts w:ascii="Courier New" w:hAnsi="Courier New" w:cs="Courier New"/>
          <w:lang w:val="sr-Cyrl-RS"/>
        </w:rPr>
        <w:t>encode_f</w:t>
      </w:r>
      <w:r w:rsidRPr="00896113">
        <w:rPr>
          <w:rFonts w:ascii="Courier New" w:hAnsi="Courier New" w:cs="Courier New"/>
          <w:b/>
          <w:bCs/>
          <w:lang w:val="sr-Cyrl-RS"/>
        </w:rPr>
        <w:t>(</w:t>
      </w:r>
      <w:r w:rsidRPr="00896113">
        <w:rPr>
          <w:rFonts w:ascii="Courier New" w:hAnsi="Courier New" w:cs="Courier New"/>
          <w:lang w:val="sr-Cyrl-RS"/>
        </w:rPr>
        <w:t>ch</w:t>
      </w:r>
      <w:r w:rsidRPr="00896113">
        <w:rPr>
          <w:rFonts w:ascii="Courier New" w:hAnsi="Courier New" w:cs="Courier New"/>
          <w:b/>
          <w:bCs/>
          <w:lang w:val="sr-Cyrl-RS"/>
        </w:rPr>
        <w:t>)</w:t>
      </w:r>
    </w:p>
    <w:p w14:paraId="4D4698CB"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dec </w:t>
      </w:r>
      <w:r w:rsidRPr="00896113">
        <w:rPr>
          <w:rFonts w:ascii="Courier New" w:hAnsi="Courier New" w:cs="Courier New"/>
          <w:b/>
          <w:bCs/>
          <w:lang w:val="sr-Cyrl-RS"/>
        </w:rPr>
        <w:t>=</w:t>
      </w:r>
      <w:r w:rsidRPr="00896113">
        <w:rPr>
          <w:rFonts w:ascii="Courier New" w:hAnsi="Courier New" w:cs="Courier New"/>
          <w:lang w:val="sr-Cyrl-RS"/>
        </w:rPr>
        <w:t xml:space="preserve"> rotor</w:t>
      </w:r>
      <w:r w:rsidRPr="00896113">
        <w:rPr>
          <w:rFonts w:ascii="Courier New" w:hAnsi="Courier New" w:cs="Courier New"/>
          <w:b/>
          <w:bCs/>
          <w:lang w:val="sr-Cyrl-RS"/>
        </w:rPr>
        <w:t>.</w:t>
      </w:r>
      <w:r w:rsidRPr="00896113">
        <w:rPr>
          <w:rFonts w:ascii="Courier New" w:hAnsi="Courier New" w:cs="Courier New"/>
          <w:lang w:val="sr-Cyrl-RS"/>
        </w:rPr>
        <w:t>encode_b</w:t>
      </w:r>
      <w:r w:rsidRPr="00896113">
        <w:rPr>
          <w:rFonts w:ascii="Courier New" w:hAnsi="Courier New" w:cs="Courier New"/>
          <w:b/>
          <w:bCs/>
          <w:lang w:val="sr-Cyrl-RS"/>
        </w:rPr>
        <w:t>(</w:t>
      </w:r>
      <w:r w:rsidRPr="00896113">
        <w:rPr>
          <w:rFonts w:ascii="Courier New" w:hAnsi="Courier New" w:cs="Courier New"/>
          <w:lang w:val="sr-Cyrl-RS"/>
        </w:rPr>
        <w:t>enc</w:t>
      </w:r>
      <w:r w:rsidRPr="00896113">
        <w:rPr>
          <w:rFonts w:ascii="Courier New" w:hAnsi="Courier New" w:cs="Courier New"/>
          <w:b/>
          <w:bCs/>
          <w:lang w:val="sr-Cyrl-RS"/>
        </w:rPr>
        <w:t>)</w:t>
      </w:r>
    </w:p>
    <w:p w14:paraId="286085E7"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 print(ALPHABET[enc], ALPHABET[dec])</w:t>
      </w:r>
    </w:p>
    <w:p w14:paraId="19FDC6D0"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assert</w:t>
      </w:r>
      <w:r w:rsidRPr="00896113">
        <w:rPr>
          <w:rFonts w:ascii="Courier New" w:hAnsi="Courier New" w:cs="Courier New"/>
          <w:lang w:val="sr-Cyrl-RS"/>
        </w:rPr>
        <w:t xml:space="preserve"> dec </w:t>
      </w:r>
      <w:r w:rsidRPr="00896113">
        <w:rPr>
          <w:rFonts w:ascii="Courier New" w:hAnsi="Courier New" w:cs="Courier New"/>
          <w:b/>
          <w:bCs/>
          <w:lang w:val="sr-Cyrl-RS"/>
        </w:rPr>
        <w:t>==</w:t>
      </w:r>
      <w:r w:rsidRPr="00896113">
        <w:rPr>
          <w:rFonts w:ascii="Courier New" w:hAnsi="Courier New" w:cs="Courier New"/>
          <w:lang w:val="sr-Cyrl-RS"/>
        </w:rPr>
        <w:t xml:space="preserve"> ch</w:t>
      </w:r>
      <w:r w:rsidRPr="00896113">
        <w:rPr>
          <w:rFonts w:ascii="Courier New" w:hAnsi="Courier New" w:cs="Courier New"/>
          <w:b/>
          <w:bCs/>
          <w:lang w:val="sr-Cyrl-RS"/>
        </w:rPr>
        <w:t>,</w:t>
      </w:r>
      <w:r w:rsidRPr="00896113">
        <w:rPr>
          <w:rFonts w:ascii="Courier New" w:hAnsi="Courier New" w:cs="Courier New"/>
          <w:lang w:val="sr-Cyrl-RS"/>
        </w:rPr>
        <w:t xml:space="preserve"> f"Rotor pogrešio za slovo {ch}: got {r</w:t>
      </w:r>
      <w:r w:rsidRPr="00896113">
        <w:rPr>
          <w:rFonts w:ascii="Courier New" w:hAnsi="Courier New" w:cs="Courier New"/>
          <w:b/>
          <w:bCs/>
          <w:lang w:val="sr-Cyrl-RS"/>
        </w:rPr>
        <w:t>.</w:t>
      </w:r>
      <w:r w:rsidRPr="00896113">
        <w:rPr>
          <w:rFonts w:ascii="Courier New" w:hAnsi="Courier New" w:cs="Courier New"/>
          <w:lang w:val="sr-Cyrl-RS"/>
        </w:rPr>
        <w:t>itol</w:t>
      </w:r>
      <w:r w:rsidRPr="00896113">
        <w:rPr>
          <w:rFonts w:ascii="Courier New" w:hAnsi="Courier New" w:cs="Courier New"/>
          <w:b/>
          <w:bCs/>
          <w:lang w:val="sr-Cyrl-RS"/>
        </w:rPr>
        <w:t>(</w:t>
      </w:r>
      <w:r w:rsidRPr="00896113">
        <w:rPr>
          <w:rFonts w:ascii="Courier New" w:hAnsi="Courier New" w:cs="Courier New"/>
          <w:lang w:val="sr-Cyrl-RS"/>
        </w:rPr>
        <w:t>dec</w:t>
      </w:r>
      <w:r w:rsidRPr="00896113">
        <w:rPr>
          <w:rFonts w:ascii="Courier New" w:hAnsi="Courier New" w:cs="Courier New"/>
          <w:b/>
          <w:bCs/>
          <w:lang w:val="sr-Cyrl-RS"/>
        </w:rPr>
        <w:t>)</w:t>
      </w:r>
      <w:r w:rsidRPr="00896113">
        <w:rPr>
          <w:rFonts w:ascii="Courier New" w:hAnsi="Courier New" w:cs="Courier New"/>
          <w:lang w:val="sr-Cyrl-RS"/>
        </w:rPr>
        <w:t>}"</w:t>
      </w:r>
    </w:p>
    <w:p w14:paraId="37C0CF83" w14:textId="77777777" w:rsidR="00E722B3" w:rsidRPr="00896113" w:rsidRDefault="00E722B3" w:rsidP="00896113">
      <w:pPr>
        <w:pStyle w:val="Osnovnitekst"/>
        <w:jc w:val="left"/>
        <w:rPr>
          <w:rFonts w:ascii="Courier New" w:hAnsi="Courier New" w:cs="Courier New"/>
          <w:lang w:val="sr-Cyrl-RS"/>
        </w:rPr>
      </w:pPr>
    </w:p>
    <w:p w14:paraId="571F921E" w14:textId="68B57FB3"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print(</w:t>
      </w:r>
      <w:r w:rsidRPr="00896113">
        <w:rPr>
          <w:rFonts w:ascii="Courier New" w:hAnsi="Courier New" w:cs="Courier New"/>
          <w:lang w:val="sr-Cyrl-RS"/>
        </w:rPr>
        <w:t>"Test enkodiranja: Prošao!"</w:t>
      </w:r>
      <w:r w:rsidRPr="00896113">
        <w:rPr>
          <w:rFonts w:ascii="Courier New" w:hAnsi="Courier New" w:cs="Courier New"/>
          <w:b/>
          <w:bCs/>
          <w:lang w:val="sr-Cyrl-RS"/>
        </w:rPr>
        <w:t>)</w:t>
      </w:r>
    </w:p>
    <w:p w14:paraId="713563A2"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print(</w:t>
      </w:r>
      <w:r w:rsidRPr="00896113">
        <w:rPr>
          <w:rFonts w:ascii="Courier New" w:hAnsi="Courier New" w:cs="Courier New"/>
          <w:lang w:val="sr-Cyrl-RS"/>
        </w:rPr>
        <w:t>f"Početna pozicija: {r</w:t>
      </w:r>
      <w:r w:rsidRPr="00896113">
        <w:rPr>
          <w:rFonts w:ascii="Courier New" w:hAnsi="Courier New" w:cs="Courier New"/>
          <w:b/>
          <w:bCs/>
          <w:lang w:val="sr-Cyrl-RS"/>
        </w:rPr>
        <w:t>.</w:t>
      </w:r>
      <w:r w:rsidRPr="00896113">
        <w:rPr>
          <w:rFonts w:ascii="Courier New" w:hAnsi="Courier New" w:cs="Courier New"/>
          <w:lang w:val="sr-Cyrl-RS"/>
        </w:rPr>
        <w:t>itol</w:t>
      </w:r>
      <w:r w:rsidRPr="00896113">
        <w:rPr>
          <w:rFonts w:ascii="Courier New" w:hAnsi="Courier New" w:cs="Courier New"/>
          <w:b/>
          <w:bCs/>
          <w:lang w:val="sr-Cyrl-RS"/>
        </w:rPr>
        <w:t>(</w:t>
      </w:r>
      <w:r w:rsidRPr="00896113">
        <w:rPr>
          <w:rFonts w:ascii="Courier New" w:hAnsi="Courier New" w:cs="Courier New"/>
          <w:lang w:val="sr-Cyrl-RS"/>
        </w:rPr>
        <w:t>rotor</w:t>
      </w:r>
      <w:r w:rsidRPr="00896113">
        <w:rPr>
          <w:rFonts w:ascii="Courier New" w:hAnsi="Courier New" w:cs="Courier New"/>
          <w:b/>
          <w:bCs/>
          <w:lang w:val="sr-Cyrl-RS"/>
        </w:rPr>
        <w:t>.</w:t>
      </w:r>
      <w:r w:rsidRPr="00896113">
        <w:rPr>
          <w:rFonts w:ascii="Courier New" w:hAnsi="Courier New" w:cs="Courier New"/>
          <w:lang w:val="sr-Cyrl-RS"/>
        </w:rPr>
        <w:t>position</w:t>
      </w:r>
      <w:r w:rsidRPr="00896113">
        <w:rPr>
          <w:rFonts w:ascii="Courier New" w:hAnsi="Courier New" w:cs="Courier New"/>
          <w:b/>
          <w:bCs/>
          <w:lang w:val="sr-Cyrl-RS"/>
        </w:rPr>
        <w:t>)</w:t>
      </w:r>
      <w:r w:rsidRPr="00896113">
        <w:rPr>
          <w:rFonts w:ascii="Courier New" w:hAnsi="Courier New" w:cs="Courier New"/>
          <w:lang w:val="sr-Cyrl-RS"/>
        </w:rPr>
        <w:t>}"</w:t>
      </w:r>
      <w:r w:rsidRPr="00896113">
        <w:rPr>
          <w:rFonts w:ascii="Courier New" w:hAnsi="Courier New" w:cs="Courier New"/>
          <w:b/>
          <w:bCs/>
          <w:lang w:val="sr-Cyrl-RS"/>
        </w:rPr>
        <w:t>)</w:t>
      </w:r>
    </w:p>
    <w:p w14:paraId="283C3CC8"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for</w:t>
      </w:r>
      <w:r w:rsidRPr="00896113">
        <w:rPr>
          <w:rFonts w:ascii="Courier New" w:hAnsi="Courier New" w:cs="Courier New"/>
          <w:lang w:val="sr-Cyrl-RS"/>
        </w:rPr>
        <w:t xml:space="preserve"> _ </w:t>
      </w:r>
      <w:r w:rsidRPr="00896113">
        <w:rPr>
          <w:rFonts w:ascii="Courier New" w:hAnsi="Courier New" w:cs="Courier New"/>
          <w:b/>
          <w:bCs/>
          <w:lang w:val="sr-Cyrl-RS"/>
        </w:rPr>
        <w:t>in</w:t>
      </w:r>
      <w:r w:rsidRPr="00896113">
        <w:rPr>
          <w:rFonts w:ascii="Courier New" w:hAnsi="Courier New" w:cs="Courier New"/>
          <w:lang w:val="sr-Cyrl-RS"/>
        </w:rPr>
        <w:t xml:space="preserve"> </w:t>
      </w:r>
      <w:r w:rsidRPr="00896113">
        <w:rPr>
          <w:rFonts w:ascii="Courier New" w:hAnsi="Courier New" w:cs="Courier New"/>
          <w:b/>
          <w:bCs/>
          <w:lang w:val="sr-Cyrl-RS"/>
        </w:rPr>
        <w:t>range(</w:t>
      </w:r>
      <w:r w:rsidRPr="00896113">
        <w:rPr>
          <w:rFonts w:ascii="Courier New" w:hAnsi="Courier New" w:cs="Courier New"/>
          <w:lang w:val="sr-Cyrl-RS"/>
        </w:rPr>
        <w:t>40</w:t>
      </w:r>
      <w:r w:rsidRPr="00896113">
        <w:rPr>
          <w:rFonts w:ascii="Courier New" w:hAnsi="Courier New" w:cs="Courier New"/>
          <w:b/>
          <w:bCs/>
          <w:lang w:val="sr-Cyrl-RS"/>
        </w:rPr>
        <w:t>):</w:t>
      </w:r>
    </w:p>
    <w:p w14:paraId="29F4931C"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rotor</w:t>
      </w:r>
      <w:r w:rsidRPr="00896113">
        <w:rPr>
          <w:rFonts w:ascii="Courier New" w:hAnsi="Courier New" w:cs="Courier New"/>
          <w:b/>
          <w:bCs/>
          <w:lang w:val="sr-Cyrl-RS"/>
        </w:rPr>
        <w:t>.</w:t>
      </w:r>
      <w:r w:rsidRPr="00896113">
        <w:rPr>
          <w:rFonts w:ascii="Courier New" w:hAnsi="Courier New" w:cs="Courier New"/>
          <w:lang w:val="sr-Cyrl-RS"/>
        </w:rPr>
        <w:t>step</w:t>
      </w:r>
      <w:r w:rsidRPr="00896113">
        <w:rPr>
          <w:rFonts w:ascii="Courier New" w:hAnsi="Courier New" w:cs="Courier New"/>
          <w:b/>
          <w:bCs/>
          <w:lang w:val="sr-Cyrl-RS"/>
        </w:rPr>
        <w:t>()</w:t>
      </w:r>
    </w:p>
    <w:p w14:paraId="26BC5378"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print(</w:t>
      </w:r>
      <w:r w:rsidRPr="00896113">
        <w:rPr>
          <w:rFonts w:ascii="Courier New" w:hAnsi="Courier New" w:cs="Courier New"/>
          <w:lang w:val="sr-Cyrl-RS"/>
        </w:rPr>
        <w:t>f"Posle rotacije: {r</w:t>
      </w:r>
      <w:r w:rsidRPr="00896113">
        <w:rPr>
          <w:rFonts w:ascii="Courier New" w:hAnsi="Courier New" w:cs="Courier New"/>
          <w:b/>
          <w:bCs/>
          <w:lang w:val="sr-Cyrl-RS"/>
        </w:rPr>
        <w:t>.</w:t>
      </w:r>
      <w:r w:rsidRPr="00896113">
        <w:rPr>
          <w:rFonts w:ascii="Courier New" w:hAnsi="Courier New" w:cs="Courier New"/>
          <w:lang w:val="sr-Cyrl-RS"/>
        </w:rPr>
        <w:t>itol</w:t>
      </w:r>
      <w:r w:rsidRPr="00896113">
        <w:rPr>
          <w:rFonts w:ascii="Courier New" w:hAnsi="Courier New" w:cs="Courier New"/>
          <w:b/>
          <w:bCs/>
          <w:lang w:val="sr-Cyrl-RS"/>
        </w:rPr>
        <w:t>(</w:t>
      </w:r>
      <w:r w:rsidRPr="00896113">
        <w:rPr>
          <w:rFonts w:ascii="Courier New" w:hAnsi="Courier New" w:cs="Courier New"/>
          <w:lang w:val="sr-Cyrl-RS"/>
        </w:rPr>
        <w:t>rotor</w:t>
      </w:r>
      <w:r w:rsidRPr="00896113">
        <w:rPr>
          <w:rFonts w:ascii="Courier New" w:hAnsi="Courier New" w:cs="Courier New"/>
          <w:b/>
          <w:bCs/>
          <w:lang w:val="sr-Cyrl-RS"/>
        </w:rPr>
        <w:t>.</w:t>
      </w:r>
      <w:r w:rsidRPr="00896113">
        <w:rPr>
          <w:rFonts w:ascii="Courier New" w:hAnsi="Courier New" w:cs="Courier New"/>
          <w:lang w:val="sr-Cyrl-RS"/>
        </w:rPr>
        <w:t>position</w:t>
      </w:r>
      <w:r w:rsidRPr="00896113">
        <w:rPr>
          <w:rFonts w:ascii="Courier New" w:hAnsi="Courier New" w:cs="Courier New"/>
          <w:b/>
          <w:bCs/>
          <w:lang w:val="sr-Cyrl-RS"/>
        </w:rPr>
        <w:t>)</w:t>
      </w:r>
      <w:r w:rsidRPr="00896113">
        <w:rPr>
          <w:rFonts w:ascii="Courier New" w:hAnsi="Courier New" w:cs="Courier New"/>
          <w:lang w:val="sr-Cyrl-RS"/>
        </w:rPr>
        <w:t>}, rotation_needed: {rotor</w:t>
      </w:r>
      <w:r w:rsidRPr="00896113">
        <w:rPr>
          <w:rFonts w:ascii="Courier New" w:hAnsi="Courier New" w:cs="Courier New"/>
          <w:b/>
          <w:bCs/>
          <w:lang w:val="sr-Cyrl-RS"/>
        </w:rPr>
        <w:t>.</w:t>
      </w:r>
      <w:r w:rsidRPr="00896113">
        <w:rPr>
          <w:rFonts w:ascii="Courier New" w:hAnsi="Courier New" w:cs="Courier New"/>
          <w:lang w:val="sr-Cyrl-RS"/>
        </w:rPr>
        <w:t>rotation_needed</w:t>
      </w:r>
      <w:r w:rsidRPr="00896113">
        <w:rPr>
          <w:rFonts w:ascii="Courier New" w:hAnsi="Courier New" w:cs="Courier New"/>
          <w:b/>
          <w:bCs/>
          <w:lang w:val="sr-Cyrl-RS"/>
        </w:rPr>
        <w:t>()</w:t>
      </w:r>
      <w:r w:rsidRPr="00896113">
        <w:rPr>
          <w:rFonts w:ascii="Courier New" w:hAnsi="Courier New" w:cs="Courier New"/>
          <w:lang w:val="sr-Cyrl-RS"/>
        </w:rPr>
        <w:t>}"</w:t>
      </w:r>
      <w:r w:rsidRPr="00896113">
        <w:rPr>
          <w:rFonts w:ascii="Courier New" w:hAnsi="Courier New" w:cs="Courier New"/>
          <w:b/>
          <w:bCs/>
          <w:lang w:val="sr-Cyrl-RS"/>
        </w:rPr>
        <w:t>)</w:t>
      </w:r>
    </w:p>
    <w:p w14:paraId="21DAE236" w14:textId="77777777" w:rsidR="00E722B3" w:rsidRPr="00896113" w:rsidRDefault="00E722B3" w:rsidP="00896113">
      <w:pPr>
        <w:pStyle w:val="Osnovnitekst"/>
        <w:jc w:val="left"/>
        <w:rPr>
          <w:rFonts w:ascii="Courier New" w:hAnsi="Courier New" w:cs="Courier New"/>
          <w:lang w:val="sr-Cyrl-RS"/>
        </w:rPr>
      </w:pPr>
    </w:p>
    <w:p w14:paraId="6524ED42"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print(</w:t>
      </w:r>
      <w:r w:rsidRPr="00896113">
        <w:rPr>
          <w:rFonts w:ascii="Courier New" w:hAnsi="Courier New" w:cs="Courier New"/>
          <w:lang w:val="sr-Cyrl-RS"/>
        </w:rPr>
        <w:t>"Test rotacije: Prošao!"</w:t>
      </w:r>
      <w:r w:rsidRPr="00896113">
        <w:rPr>
          <w:rFonts w:ascii="Courier New" w:hAnsi="Courier New" w:cs="Courier New"/>
          <w:b/>
          <w:bCs/>
          <w:lang w:val="sr-Cyrl-RS"/>
        </w:rPr>
        <w:t>)</w:t>
      </w:r>
    </w:p>
    <w:p w14:paraId="54AEED4B"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print(</w:t>
      </w:r>
      <w:r w:rsidRPr="00896113">
        <w:rPr>
          <w:rFonts w:ascii="Courier New" w:hAnsi="Courier New" w:cs="Courier New"/>
          <w:lang w:val="sr-Cyrl-RS"/>
        </w:rPr>
        <w:t>rotor</w:t>
      </w:r>
      <w:r w:rsidRPr="00896113">
        <w:rPr>
          <w:rFonts w:ascii="Courier New" w:hAnsi="Courier New" w:cs="Courier New"/>
          <w:b/>
          <w:bCs/>
          <w:lang w:val="sr-Cyrl-RS"/>
        </w:rPr>
        <w:t>.</w:t>
      </w:r>
      <w:r w:rsidRPr="00896113">
        <w:rPr>
          <w:rFonts w:ascii="Courier New" w:hAnsi="Courier New" w:cs="Courier New"/>
          <w:lang w:val="sr-Cyrl-RS"/>
        </w:rPr>
        <w:t>wiring</w:t>
      </w:r>
      <w:r w:rsidRPr="00896113">
        <w:rPr>
          <w:rFonts w:ascii="Courier New" w:hAnsi="Courier New" w:cs="Courier New"/>
          <w:b/>
          <w:bCs/>
          <w:lang w:val="sr-Cyrl-RS"/>
        </w:rPr>
        <w:t>,</w:t>
      </w:r>
      <w:r w:rsidRPr="00896113">
        <w:rPr>
          <w:rFonts w:ascii="Courier New" w:hAnsi="Courier New" w:cs="Courier New"/>
          <w:lang w:val="sr-Cyrl-RS"/>
        </w:rPr>
        <w:t xml:space="preserve"> rotor</w:t>
      </w:r>
      <w:r w:rsidRPr="00896113">
        <w:rPr>
          <w:rFonts w:ascii="Courier New" w:hAnsi="Courier New" w:cs="Courier New"/>
          <w:b/>
          <w:bCs/>
          <w:lang w:val="sr-Cyrl-RS"/>
        </w:rPr>
        <w:t>.</w:t>
      </w:r>
      <w:r w:rsidRPr="00896113">
        <w:rPr>
          <w:rFonts w:ascii="Courier New" w:hAnsi="Courier New" w:cs="Courier New"/>
          <w:lang w:val="sr-Cyrl-RS"/>
        </w:rPr>
        <w:t>inverse</w:t>
      </w:r>
      <w:r w:rsidRPr="00896113">
        <w:rPr>
          <w:rFonts w:ascii="Courier New" w:hAnsi="Courier New" w:cs="Courier New"/>
          <w:b/>
          <w:bCs/>
          <w:lang w:val="sr-Cyrl-RS"/>
        </w:rPr>
        <w:t>)</w:t>
      </w:r>
    </w:p>
    <w:p w14:paraId="55D23ACD" w14:textId="77777777" w:rsidR="00E722B3" w:rsidRPr="00896113" w:rsidRDefault="00E722B3" w:rsidP="00896113">
      <w:pPr>
        <w:pStyle w:val="Osnovnitekst"/>
        <w:jc w:val="left"/>
        <w:rPr>
          <w:rFonts w:ascii="Courier New" w:hAnsi="Courier New" w:cs="Courier New"/>
          <w:lang w:val="sr-Cyrl-RS"/>
        </w:rPr>
      </w:pPr>
    </w:p>
    <w:p w14:paraId="7D269B2B"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for</w:t>
      </w:r>
      <w:r w:rsidRPr="00896113">
        <w:rPr>
          <w:rFonts w:ascii="Courier New" w:hAnsi="Courier New" w:cs="Courier New"/>
          <w:lang w:val="sr-Cyrl-RS"/>
        </w:rPr>
        <w:t xml:space="preserve"> i</w:t>
      </w:r>
      <w:r w:rsidRPr="00896113">
        <w:rPr>
          <w:rFonts w:ascii="Courier New" w:hAnsi="Courier New" w:cs="Courier New"/>
          <w:b/>
          <w:bCs/>
          <w:lang w:val="sr-Cyrl-RS"/>
        </w:rPr>
        <w:t>,</w:t>
      </w:r>
      <w:r w:rsidRPr="00896113">
        <w:rPr>
          <w:rFonts w:ascii="Courier New" w:hAnsi="Courier New" w:cs="Courier New"/>
          <w:lang w:val="sr-Cyrl-RS"/>
        </w:rPr>
        <w:t xml:space="preserve"> c </w:t>
      </w:r>
      <w:r w:rsidRPr="00896113">
        <w:rPr>
          <w:rFonts w:ascii="Courier New" w:hAnsi="Courier New" w:cs="Courier New"/>
          <w:b/>
          <w:bCs/>
          <w:lang w:val="sr-Cyrl-RS"/>
        </w:rPr>
        <w:t>in</w:t>
      </w:r>
      <w:r w:rsidRPr="00896113">
        <w:rPr>
          <w:rFonts w:ascii="Courier New" w:hAnsi="Courier New" w:cs="Courier New"/>
          <w:lang w:val="sr-Cyrl-RS"/>
        </w:rPr>
        <w:t xml:space="preserve"> </w:t>
      </w:r>
      <w:r w:rsidRPr="00896113">
        <w:rPr>
          <w:rFonts w:ascii="Courier New" w:hAnsi="Courier New" w:cs="Courier New"/>
          <w:b/>
          <w:bCs/>
          <w:lang w:val="sr-Cyrl-RS"/>
        </w:rPr>
        <w:t>enumerate(</w:t>
      </w:r>
      <w:r w:rsidRPr="00896113">
        <w:rPr>
          <w:rFonts w:ascii="Courier New" w:hAnsi="Courier New" w:cs="Courier New"/>
          <w:lang w:val="sr-Cyrl-RS"/>
        </w:rPr>
        <w:t>rotor</w:t>
      </w:r>
      <w:r w:rsidRPr="00896113">
        <w:rPr>
          <w:rFonts w:ascii="Courier New" w:hAnsi="Courier New" w:cs="Courier New"/>
          <w:b/>
          <w:bCs/>
          <w:lang w:val="sr-Cyrl-RS"/>
        </w:rPr>
        <w:t>.</w:t>
      </w:r>
      <w:r w:rsidRPr="00896113">
        <w:rPr>
          <w:rFonts w:ascii="Courier New" w:hAnsi="Courier New" w:cs="Courier New"/>
          <w:lang w:val="sr-Cyrl-RS"/>
        </w:rPr>
        <w:t>wiring</w:t>
      </w:r>
      <w:r w:rsidRPr="00896113">
        <w:rPr>
          <w:rFonts w:ascii="Courier New" w:hAnsi="Courier New" w:cs="Courier New"/>
          <w:b/>
          <w:bCs/>
          <w:lang w:val="sr-Cyrl-RS"/>
        </w:rPr>
        <w:t>):</w:t>
      </w:r>
    </w:p>
    <w:p w14:paraId="4D1BB283"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inv_char </w:t>
      </w:r>
      <w:r w:rsidRPr="00896113">
        <w:rPr>
          <w:rFonts w:ascii="Courier New" w:hAnsi="Courier New" w:cs="Courier New"/>
          <w:b/>
          <w:bCs/>
          <w:lang w:val="sr-Cyrl-RS"/>
        </w:rPr>
        <w:t>=</w:t>
      </w:r>
      <w:r w:rsidRPr="00896113">
        <w:rPr>
          <w:rFonts w:ascii="Courier New" w:hAnsi="Courier New" w:cs="Courier New"/>
          <w:lang w:val="sr-Cyrl-RS"/>
        </w:rPr>
        <w:t xml:space="preserve"> rotor</w:t>
      </w:r>
      <w:r w:rsidRPr="00896113">
        <w:rPr>
          <w:rFonts w:ascii="Courier New" w:hAnsi="Courier New" w:cs="Courier New"/>
          <w:b/>
          <w:bCs/>
          <w:lang w:val="sr-Cyrl-RS"/>
        </w:rPr>
        <w:t>.</w:t>
      </w:r>
      <w:r w:rsidRPr="00896113">
        <w:rPr>
          <w:rFonts w:ascii="Courier New" w:hAnsi="Courier New" w:cs="Courier New"/>
          <w:lang w:val="sr-Cyrl-RS"/>
        </w:rPr>
        <w:t>inverse</w:t>
      </w:r>
      <w:r w:rsidRPr="00896113">
        <w:rPr>
          <w:rFonts w:ascii="Courier New" w:hAnsi="Courier New" w:cs="Courier New"/>
          <w:b/>
          <w:bCs/>
          <w:lang w:val="sr-Cyrl-RS"/>
        </w:rPr>
        <w:t>[ord(</w:t>
      </w:r>
      <w:r w:rsidRPr="00896113">
        <w:rPr>
          <w:rFonts w:ascii="Courier New" w:hAnsi="Courier New" w:cs="Courier New"/>
          <w:lang w:val="sr-Cyrl-RS"/>
        </w:rPr>
        <w:t>c</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ord(</w:t>
      </w:r>
      <w:r w:rsidRPr="00896113">
        <w:rPr>
          <w:rFonts w:ascii="Courier New" w:hAnsi="Courier New" w:cs="Courier New"/>
          <w:lang w:val="sr-Cyrl-RS"/>
        </w:rPr>
        <w:t>'A'</w:t>
      </w:r>
      <w:r w:rsidRPr="00896113">
        <w:rPr>
          <w:rFonts w:ascii="Courier New" w:hAnsi="Courier New" w:cs="Courier New"/>
          <w:b/>
          <w:bCs/>
          <w:lang w:val="sr-Cyrl-RS"/>
        </w:rPr>
        <w:t>)]</w:t>
      </w:r>
    </w:p>
    <w:p w14:paraId="3A9C2907" w14:textId="77777777" w:rsidR="00E722B3" w:rsidRPr="00896113" w:rsidRDefault="00E722B3" w:rsidP="00896113">
      <w:pPr>
        <w:pStyle w:val="Osnovnitekst"/>
        <w:jc w:val="left"/>
        <w:rPr>
          <w:rFonts w:ascii="Courier New" w:hAnsi="Courier New" w:cs="Courier New"/>
          <w:lang w:val="sr-Cyrl-RS"/>
        </w:rPr>
      </w:pPr>
      <w:r w:rsidRPr="00896113">
        <w:rPr>
          <w:rFonts w:ascii="Courier New" w:hAnsi="Courier New" w:cs="Courier New"/>
          <w:lang w:val="sr-Cyrl-RS"/>
        </w:rPr>
        <w:t xml:space="preserve">        </w:t>
      </w:r>
      <w:r w:rsidRPr="00896113">
        <w:rPr>
          <w:rFonts w:ascii="Courier New" w:hAnsi="Courier New" w:cs="Courier New"/>
          <w:b/>
          <w:bCs/>
          <w:lang w:val="sr-Cyrl-RS"/>
        </w:rPr>
        <w:t>if</w:t>
      </w:r>
      <w:r w:rsidRPr="00896113">
        <w:rPr>
          <w:rFonts w:ascii="Courier New" w:hAnsi="Courier New" w:cs="Courier New"/>
          <w:lang w:val="sr-Cyrl-RS"/>
        </w:rPr>
        <w:t xml:space="preserve"> inv_char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chr(</w:t>
      </w:r>
      <w:r w:rsidRPr="00896113">
        <w:rPr>
          <w:rFonts w:ascii="Courier New" w:hAnsi="Courier New" w:cs="Courier New"/>
          <w:lang w:val="sr-Cyrl-RS"/>
        </w:rPr>
        <w:t xml:space="preserve">i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ord(</w:t>
      </w:r>
      <w:r w:rsidRPr="00896113">
        <w:rPr>
          <w:rFonts w:ascii="Courier New" w:hAnsi="Courier New" w:cs="Courier New"/>
          <w:lang w:val="sr-Cyrl-RS"/>
        </w:rPr>
        <w:t>'A'</w:t>
      </w:r>
      <w:r w:rsidRPr="00896113">
        <w:rPr>
          <w:rFonts w:ascii="Courier New" w:hAnsi="Courier New" w:cs="Courier New"/>
          <w:b/>
          <w:bCs/>
          <w:lang w:val="sr-Cyrl-RS"/>
        </w:rPr>
        <w:t>)):</w:t>
      </w:r>
    </w:p>
    <w:p w14:paraId="13DEB86E" w14:textId="77777777" w:rsidR="00E722B3" w:rsidRPr="00896113" w:rsidRDefault="00E722B3" w:rsidP="00896113">
      <w:pPr>
        <w:pStyle w:val="Osnovnitekst"/>
        <w:keepNext/>
        <w:jc w:val="left"/>
        <w:rPr>
          <w:rFonts w:ascii="Courier New" w:hAnsi="Courier New" w:cs="Courier New"/>
          <w:lang w:val="sr-Cyrl-RS"/>
        </w:rPr>
      </w:pPr>
      <w:r w:rsidRPr="00896113">
        <w:rPr>
          <w:rFonts w:ascii="Courier New" w:hAnsi="Courier New" w:cs="Courier New"/>
          <w:lang w:val="sr-Cyrl-RS"/>
        </w:rPr>
        <w:lastRenderedPageBreak/>
        <w:t xml:space="preserve">            </w:t>
      </w:r>
      <w:r w:rsidRPr="00896113">
        <w:rPr>
          <w:rFonts w:ascii="Courier New" w:hAnsi="Courier New" w:cs="Courier New"/>
          <w:b/>
          <w:bCs/>
          <w:lang w:val="sr-Cyrl-RS"/>
        </w:rPr>
        <w:t>print(</w:t>
      </w:r>
      <w:r w:rsidRPr="00896113">
        <w:rPr>
          <w:rFonts w:ascii="Courier New" w:hAnsi="Courier New" w:cs="Courier New"/>
          <w:lang w:val="sr-Cyrl-RS"/>
        </w:rPr>
        <w:t>f"Nije dobro na poziciji {i} ({</w:t>
      </w:r>
      <w:r w:rsidRPr="00896113">
        <w:rPr>
          <w:rFonts w:ascii="Courier New" w:hAnsi="Courier New" w:cs="Courier New"/>
          <w:b/>
          <w:bCs/>
          <w:lang w:val="sr-Cyrl-RS"/>
        </w:rPr>
        <w:t>chr(</w:t>
      </w:r>
      <w:r w:rsidRPr="00896113">
        <w:rPr>
          <w:rFonts w:ascii="Courier New" w:hAnsi="Courier New" w:cs="Courier New"/>
          <w:lang w:val="sr-Cyrl-RS"/>
        </w:rPr>
        <w:t xml:space="preserve">i </w:t>
      </w:r>
      <w:r w:rsidRPr="00896113">
        <w:rPr>
          <w:rFonts w:ascii="Courier New" w:hAnsi="Courier New" w:cs="Courier New"/>
          <w:b/>
          <w:bCs/>
          <w:lang w:val="sr-Cyrl-RS"/>
        </w:rPr>
        <w:t>+</w:t>
      </w:r>
      <w:r w:rsidRPr="00896113">
        <w:rPr>
          <w:rFonts w:ascii="Courier New" w:hAnsi="Courier New" w:cs="Courier New"/>
          <w:lang w:val="sr-Cyrl-RS"/>
        </w:rPr>
        <w:t xml:space="preserve"> </w:t>
      </w:r>
      <w:r w:rsidRPr="00896113">
        <w:rPr>
          <w:rFonts w:ascii="Courier New" w:hAnsi="Courier New" w:cs="Courier New"/>
          <w:b/>
          <w:bCs/>
          <w:lang w:val="sr-Cyrl-RS"/>
        </w:rPr>
        <w:t>ord(</w:t>
      </w:r>
      <w:r w:rsidRPr="00896113">
        <w:rPr>
          <w:rFonts w:ascii="Courier New" w:hAnsi="Courier New" w:cs="Courier New"/>
          <w:lang w:val="sr-Cyrl-RS"/>
        </w:rPr>
        <w:t>'A'</w:t>
      </w:r>
      <w:r w:rsidRPr="00896113">
        <w:rPr>
          <w:rFonts w:ascii="Courier New" w:hAnsi="Courier New" w:cs="Courier New"/>
          <w:b/>
          <w:bCs/>
          <w:lang w:val="sr-Cyrl-RS"/>
        </w:rPr>
        <w:t>))</w:t>
      </w:r>
      <w:r w:rsidRPr="00896113">
        <w:rPr>
          <w:rFonts w:ascii="Courier New" w:hAnsi="Courier New" w:cs="Courier New"/>
          <w:lang w:val="sr-Cyrl-RS"/>
        </w:rPr>
        <w:t>}): inverse[{c}] = {inv_char}"</w:t>
      </w:r>
      <w:r w:rsidRPr="00896113">
        <w:rPr>
          <w:rFonts w:ascii="Courier New" w:hAnsi="Courier New" w:cs="Courier New"/>
          <w:b/>
          <w:bCs/>
          <w:lang w:val="sr-Cyrl-RS"/>
        </w:rPr>
        <w:t>)</w:t>
      </w:r>
    </w:p>
    <w:p w14:paraId="1F609FA4" w14:textId="0C2725DA" w:rsidR="00286778" w:rsidRPr="00896113" w:rsidRDefault="00896113" w:rsidP="00896113">
      <w:pPr>
        <w:pStyle w:val="a"/>
        <w:rPr>
          <w:i/>
          <w:iCs/>
          <w:lang w:val="en-GB"/>
        </w:rPr>
      </w:pPr>
      <w:bookmarkStart w:id="87" w:name="_Toc212025946"/>
      <w:r>
        <w:t xml:space="preserve">Листинг </w:t>
      </w:r>
      <w:r>
        <w:fldChar w:fldCharType="begin"/>
      </w:r>
      <w:r>
        <w:instrText xml:space="preserve"> SEQ Листинг \* ARABIC </w:instrText>
      </w:r>
      <w:r>
        <w:fldChar w:fldCharType="separate"/>
      </w:r>
      <w:r w:rsidR="009245E3">
        <w:rPr>
          <w:noProof/>
        </w:rPr>
        <w:t>10</w:t>
      </w:r>
      <w:r>
        <w:fldChar w:fldCharType="end"/>
      </w:r>
      <w:r>
        <w:rPr>
          <w:lang w:val="en-GB"/>
        </w:rPr>
        <w:t xml:space="preserve"> – </w:t>
      </w:r>
      <w:r>
        <w:t xml:space="preserve">Тест функција </w:t>
      </w:r>
      <w:r>
        <w:rPr>
          <w:i/>
          <w:iCs/>
          <w:lang w:val="en-GB"/>
        </w:rPr>
        <w:t>test_rotor</w:t>
      </w:r>
      <w:bookmarkEnd w:id="87"/>
    </w:p>
    <w:p w14:paraId="54C9D73B" w14:textId="5E52CB86" w:rsidR="006B0CE5" w:rsidRPr="00942891" w:rsidRDefault="00E722B3" w:rsidP="006B0CE5">
      <w:pPr>
        <w:pStyle w:val="Osnovnitekst"/>
        <w:rPr>
          <w:lang w:val="sr-Cyrl-RS"/>
        </w:rPr>
      </w:pPr>
      <w:r w:rsidRPr="00942891">
        <w:rPr>
          <w:lang w:val="sr-Cyrl-RS"/>
        </w:rPr>
        <w:t xml:space="preserve">Део исписа овог теста гласи: </w:t>
      </w:r>
    </w:p>
    <w:p w14:paraId="74B87BA8" w14:textId="494B8E3D" w:rsidR="006B0CE5" w:rsidRPr="00942891" w:rsidRDefault="00CD3170" w:rsidP="00CD3170">
      <w:pPr>
        <w:pStyle w:val="Osnovnitekst"/>
        <w:ind w:left="634" w:firstLine="720"/>
        <w:rPr>
          <w:i/>
          <w:iCs/>
          <w:lang w:val="sr-Cyrl-RS"/>
        </w:rPr>
      </w:pPr>
      <w:r w:rsidRPr="00942891">
        <w:rPr>
          <w:i/>
          <w:iCs/>
          <w:lang w:val="sr-Cyrl-RS"/>
        </w:rPr>
        <w:t>„</w:t>
      </w:r>
      <w:r w:rsidR="006B0CE5" w:rsidRPr="00942891">
        <w:rPr>
          <w:i/>
          <w:iCs/>
          <w:lang w:val="sr-Cyrl-RS"/>
        </w:rPr>
        <w:t>&lt;rotor.Rotor object at 0x0000019B6AEBBDD0&gt;</w:t>
      </w:r>
    </w:p>
    <w:p w14:paraId="646CCA66" w14:textId="77777777" w:rsidR="006B0CE5" w:rsidRPr="00942891" w:rsidRDefault="006B0CE5" w:rsidP="006B0CE5">
      <w:pPr>
        <w:pStyle w:val="Osnovnitekst"/>
        <w:ind w:left="677"/>
        <w:rPr>
          <w:i/>
          <w:iCs/>
          <w:lang w:val="sr-Cyrl-RS"/>
        </w:rPr>
      </w:pPr>
      <w:r w:rsidRPr="00942891">
        <w:rPr>
          <w:i/>
          <w:iCs/>
          <w:lang w:val="sr-Cyrl-RS"/>
        </w:rPr>
        <w:t>Test enkodiranja: Prošao!</w:t>
      </w:r>
    </w:p>
    <w:p w14:paraId="3C9D9A53" w14:textId="77777777" w:rsidR="006B0CE5" w:rsidRPr="00942891" w:rsidRDefault="006B0CE5" w:rsidP="006B0CE5">
      <w:pPr>
        <w:pStyle w:val="Osnovnitekst"/>
        <w:ind w:left="677"/>
        <w:rPr>
          <w:i/>
          <w:iCs/>
          <w:lang w:val="sr-Cyrl-RS"/>
        </w:rPr>
      </w:pPr>
      <w:r w:rsidRPr="00942891">
        <w:rPr>
          <w:i/>
          <w:iCs/>
          <w:lang w:val="sr-Cyrl-RS"/>
        </w:rPr>
        <w:t>Početna pozicija: A</w:t>
      </w:r>
    </w:p>
    <w:p w14:paraId="053631E1" w14:textId="77777777" w:rsidR="006B0CE5" w:rsidRPr="00942891" w:rsidRDefault="006B0CE5" w:rsidP="006B0CE5">
      <w:pPr>
        <w:pStyle w:val="Osnovnitekst"/>
        <w:ind w:left="677"/>
        <w:rPr>
          <w:i/>
          <w:iCs/>
          <w:lang w:val="sr-Cyrl-RS"/>
        </w:rPr>
      </w:pPr>
      <w:r w:rsidRPr="00942891">
        <w:rPr>
          <w:i/>
          <w:iCs/>
          <w:lang w:val="sr-Cyrl-RS"/>
        </w:rPr>
        <w:t>Posle rotacije: B, rotation_needed: False</w:t>
      </w:r>
    </w:p>
    <w:p w14:paraId="05994FE1" w14:textId="0B244268" w:rsidR="00E722B3" w:rsidRPr="00942891" w:rsidRDefault="006B0CE5" w:rsidP="006B0CE5">
      <w:pPr>
        <w:pStyle w:val="Osnovnitekst"/>
        <w:ind w:left="677"/>
        <w:rPr>
          <w:i/>
          <w:iCs/>
          <w:lang w:val="sr-Cyrl-RS"/>
        </w:rPr>
      </w:pPr>
      <w:r w:rsidRPr="00942891">
        <w:rPr>
          <w:i/>
          <w:iCs/>
          <w:lang w:val="sr-Cyrl-RS"/>
        </w:rPr>
        <w:t>Posle rotacije: C, rotation_needed: False</w:t>
      </w:r>
    </w:p>
    <w:p w14:paraId="7D207AED" w14:textId="14C62811" w:rsidR="006B0CE5" w:rsidRPr="00942891" w:rsidRDefault="006B0CE5" w:rsidP="006B0CE5">
      <w:pPr>
        <w:pStyle w:val="Osnovnitekst"/>
        <w:ind w:left="677"/>
        <w:rPr>
          <w:lang w:val="sr-Cyrl-RS"/>
        </w:rPr>
      </w:pPr>
      <w:r w:rsidRPr="00942891">
        <w:rPr>
          <w:lang w:val="sr-Cyrl-RS"/>
        </w:rPr>
        <w:t>…</w:t>
      </w:r>
    </w:p>
    <w:p w14:paraId="6A5C1825" w14:textId="77777777" w:rsidR="00CB5D9F" w:rsidRPr="00942891" w:rsidRDefault="00CB5D9F" w:rsidP="00CB5D9F">
      <w:pPr>
        <w:pStyle w:val="Osnovnitekst"/>
        <w:ind w:left="677"/>
        <w:rPr>
          <w:i/>
          <w:iCs/>
          <w:lang w:val="sr-Cyrl-RS"/>
        </w:rPr>
      </w:pPr>
      <w:r w:rsidRPr="00942891">
        <w:rPr>
          <w:i/>
          <w:iCs/>
          <w:lang w:val="sr-Cyrl-RS"/>
        </w:rPr>
        <w:t>Posle rotacije: P, rotation_needed: False</w:t>
      </w:r>
    </w:p>
    <w:p w14:paraId="6A17291E" w14:textId="77777777" w:rsidR="00CB5D9F" w:rsidRPr="00942891" w:rsidRDefault="00CB5D9F" w:rsidP="00CB5D9F">
      <w:pPr>
        <w:pStyle w:val="Osnovnitekst"/>
        <w:ind w:left="677"/>
        <w:rPr>
          <w:i/>
          <w:iCs/>
          <w:lang w:val="sr-Cyrl-RS"/>
        </w:rPr>
      </w:pPr>
      <w:r w:rsidRPr="00942891">
        <w:rPr>
          <w:i/>
          <w:iCs/>
          <w:lang w:val="sr-Cyrl-RS"/>
        </w:rPr>
        <w:t>Posle rotacije: Q, rotation_needed: True</w:t>
      </w:r>
    </w:p>
    <w:p w14:paraId="2826CC52" w14:textId="15915066" w:rsidR="006B0CE5" w:rsidRPr="00942891" w:rsidRDefault="00CB5D9F" w:rsidP="00CB5D9F">
      <w:pPr>
        <w:pStyle w:val="Osnovnitekst"/>
        <w:ind w:left="677"/>
        <w:rPr>
          <w:i/>
          <w:iCs/>
          <w:lang w:val="sr-Cyrl-RS"/>
        </w:rPr>
      </w:pPr>
      <w:r w:rsidRPr="00942891">
        <w:rPr>
          <w:i/>
          <w:iCs/>
          <w:lang w:val="sr-Cyrl-RS"/>
        </w:rPr>
        <w:t>Posle rotacije: R, rotation_needed: False</w:t>
      </w:r>
    </w:p>
    <w:p w14:paraId="67179200" w14:textId="3025CF39" w:rsidR="00CB5D9F" w:rsidRPr="00942891" w:rsidRDefault="00CB5D9F" w:rsidP="00CB5D9F">
      <w:pPr>
        <w:pStyle w:val="Osnovnitekst"/>
        <w:ind w:left="677"/>
        <w:rPr>
          <w:i/>
          <w:iCs/>
          <w:lang w:val="sr-Cyrl-RS"/>
        </w:rPr>
      </w:pPr>
      <w:r w:rsidRPr="00942891">
        <w:rPr>
          <w:i/>
          <w:iCs/>
          <w:lang w:val="sr-Cyrl-RS"/>
        </w:rPr>
        <w:t>…</w:t>
      </w:r>
    </w:p>
    <w:p w14:paraId="2F412A6B" w14:textId="77777777" w:rsidR="00CB5D9F" w:rsidRPr="00942891" w:rsidRDefault="00CB5D9F" w:rsidP="00CB5D9F">
      <w:pPr>
        <w:pStyle w:val="Osnovnitekst"/>
        <w:ind w:left="677"/>
        <w:rPr>
          <w:i/>
          <w:iCs/>
          <w:lang w:val="sr-Cyrl-RS"/>
        </w:rPr>
      </w:pPr>
      <w:r w:rsidRPr="00942891">
        <w:rPr>
          <w:i/>
          <w:iCs/>
          <w:lang w:val="sr-Cyrl-RS"/>
        </w:rPr>
        <w:t>Posle rotacije: O, rotation_needed: False</w:t>
      </w:r>
    </w:p>
    <w:p w14:paraId="47C021D7" w14:textId="4E481257" w:rsidR="00CB5D9F" w:rsidRPr="006B0CE5" w:rsidRDefault="00CB5D9F" w:rsidP="00CB5D9F">
      <w:pPr>
        <w:pStyle w:val="Osnovnitekst"/>
        <w:ind w:left="677"/>
        <w:rPr>
          <w:i/>
          <w:iCs/>
          <w:lang w:val="sr-Cyrl-RS"/>
        </w:rPr>
      </w:pPr>
      <w:r w:rsidRPr="00942891">
        <w:rPr>
          <w:i/>
          <w:iCs/>
          <w:lang w:val="sr-Cyrl-RS"/>
        </w:rPr>
        <w:t>Test rotacije: Prošao!</w:t>
      </w:r>
      <w:r w:rsidR="00CD3170" w:rsidRPr="00942891">
        <w:rPr>
          <w:i/>
          <w:iCs/>
          <w:lang w:val="sr-Cyrl-RS"/>
        </w:rPr>
        <w:t>“</w:t>
      </w:r>
    </w:p>
    <w:sectPr w:rsidR="00CB5D9F" w:rsidRPr="006B0CE5" w:rsidSect="001551E5">
      <w:headerReference w:type="default" r:id="rId44"/>
      <w:footerReference w:type="default" r:id="rId45"/>
      <w:headerReference w:type="first" r:id="rId46"/>
      <w:footerReference w:type="first" r:id="rId47"/>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5BEBD" w14:textId="77777777" w:rsidR="003B01A9" w:rsidRPr="00942891" w:rsidRDefault="003B01A9">
      <w:r w:rsidRPr="00942891">
        <w:separator/>
      </w:r>
    </w:p>
  </w:endnote>
  <w:endnote w:type="continuationSeparator" w:id="0">
    <w:p w14:paraId="77EED93E" w14:textId="77777777" w:rsidR="003B01A9" w:rsidRPr="00942891" w:rsidRDefault="003B01A9">
      <w:r w:rsidRPr="009428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39CF" w14:textId="77777777" w:rsidR="00C73E4D" w:rsidRPr="00942891" w:rsidRDefault="00373101" w:rsidP="00207E96">
    <w:pPr>
      <w:pStyle w:val="Footer"/>
      <w:framePr w:wrap="around" w:vAnchor="text" w:hAnchor="margin" w:xAlign="right" w:y="1"/>
      <w:rPr>
        <w:rStyle w:val="PageNumber"/>
      </w:rPr>
    </w:pPr>
    <w:r w:rsidRPr="00942891">
      <w:rPr>
        <w:rStyle w:val="PageNumber"/>
      </w:rPr>
      <w:fldChar w:fldCharType="begin"/>
    </w:r>
    <w:r w:rsidR="00C73E4D" w:rsidRPr="00942891">
      <w:rPr>
        <w:rStyle w:val="PageNumber"/>
      </w:rPr>
      <w:instrText xml:space="preserve">PAGE  </w:instrText>
    </w:r>
    <w:r w:rsidRPr="00942891">
      <w:rPr>
        <w:rStyle w:val="PageNumber"/>
      </w:rPr>
      <w:fldChar w:fldCharType="end"/>
    </w:r>
  </w:p>
  <w:p w14:paraId="3241B42F" w14:textId="77777777" w:rsidR="00C73E4D" w:rsidRPr="00942891" w:rsidRDefault="00C73E4D"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9DD2" w14:textId="77777777" w:rsidR="00C73E4D" w:rsidRPr="00942891" w:rsidRDefault="00373101" w:rsidP="00207E96">
    <w:pPr>
      <w:pStyle w:val="Footer"/>
      <w:framePr w:wrap="around" w:vAnchor="text" w:hAnchor="margin" w:xAlign="right" w:y="1"/>
      <w:rPr>
        <w:rStyle w:val="PageNumber"/>
      </w:rPr>
    </w:pPr>
    <w:r w:rsidRPr="00942891">
      <w:rPr>
        <w:rStyle w:val="PageNumber"/>
      </w:rPr>
      <w:fldChar w:fldCharType="begin"/>
    </w:r>
    <w:r w:rsidR="00C73E4D" w:rsidRPr="00942891">
      <w:rPr>
        <w:rStyle w:val="PageNumber"/>
      </w:rPr>
      <w:instrText xml:space="preserve">PAGE  </w:instrText>
    </w:r>
    <w:r w:rsidRPr="00942891">
      <w:rPr>
        <w:rStyle w:val="PageNumber"/>
      </w:rPr>
      <w:fldChar w:fldCharType="separate"/>
    </w:r>
    <w:r w:rsidR="001551E5" w:rsidRPr="00942891">
      <w:rPr>
        <w:rStyle w:val="PageNumber"/>
      </w:rPr>
      <w:t>3</w:t>
    </w:r>
    <w:r w:rsidRPr="00942891">
      <w:rPr>
        <w:rStyle w:val="PageNumber"/>
      </w:rPr>
      <w:fldChar w:fldCharType="end"/>
    </w:r>
  </w:p>
  <w:p w14:paraId="103D56C9" w14:textId="77777777" w:rsidR="00C73E4D" w:rsidRPr="00942891" w:rsidRDefault="00C73E4D"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303D" w14:textId="77777777" w:rsidR="001551E5" w:rsidRPr="00942891" w:rsidRDefault="001551E5" w:rsidP="00207E96">
    <w:pPr>
      <w:pStyle w:val="Footer"/>
      <w:framePr w:wrap="around" w:vAnchor="text" w:hAnchor="margin" w:xAlign="right" w:y="1"/>
      <w:rPr>
        <w:rStyle w:val="PageNumber"/>
      </w:rPr>
    </w:pPr>
    <w:r w:rsidRPr="00942891">
      <w:rPr>
        <w:rStyle w:val="PageNumber"/>
      </w:rPr>
      <w:fldChar w:fldCharType="begin"/>
    </w:r>
    <w:r w:rsidRPr="00942891">
      <w:rPr>
        <w:rStyle w:val="PageNumber"/>
      </w:rPr>
      <w:instrText xml:space="preserve">PAGE  </w:instrText>
    </w:r>
    <w:r w:rsidRPr="00942891">
      <w:rPr>
        <w:rStyle w:val="PageNumber"/>
      </w:rPr>
      <w:fldChar w:fldCharType="separate"/>
    </w:r>
    <w:r w:rsidRPr="00942891">
      <w:rPr>
        <w:rStyle w:val="PageNumber"/>
      </w:rPr>
      <w:t>ii</w:t>
    </w:r>
    <w:r w:rsidRPr="00942891">
      <w:rPr>
        <w:rStyle w:val="PageNumber"/>
      </w:rPr>
      <w:fldChar w:fldCharType="end"/>
    </w:r>
  </w:p>
  <w:p w14:paraId="5F58660E" w14:textId="77777777" w:rsidR="001551E5" w:rsidRPr="00942891" w:rsidRDefault="001551E5"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EF96" w14:textId="77777777" w:rsidR="001551E5" w:rsidRPr="00942891" w:rsidRDefault="001551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0CBDB" w14:textId="77777777" w:rsidR="001551E5" w:rsidRPr="00942891" w:rsidRDefault="001551E5" w:rsidP="00207E96">
    <w:pPr>
      <w:pStyle w:val="Footer"/>
      <w:framePr w:wrap="around" w:vAnchor="text" w:hAnchor="margin" w:xAlign="right" w:y="1"/>
      <w:rPr>
        <w:rStyle w:val="PageNumber"/>
      </w:rPr>
    </w:pPr>
    <w:r w:rsidRPr="00942891">
      <w:rPr>
        <w:rStyle w:val="PageNumber"/>
      </w:rPr>
      <w:fldChar w:fldCharType="begin"/>
    </w:r>
    <w:r w:rsidRPr="00942891">
      <w:rPr>
        <w:rStyle w:val="PageNumber"/>
      </w:rPr>
      <w:instrText xml:space="preserve">PAGE  </w:instrText>
    </w:r>
    <w:r w:rsidRPr="00942891">
      <w:rPr>
        <w:rStyle w:val="PageNumber"/>
      </w:rPr>
      <w:fldChar w:fldCharType="separate"/>
    </w:r>
    <w:r w:rsidRPr="00942891">
      <w:rPr>
        <w:rStyle w:val="PageNumber"/>
      </w:rPr>
      <w:t>1</w:t>
    </w:r>
    <w:r w:rsidRPr="00942891">
      <w:rPr>
        <w:rStyle w:val="PageNumber"/>
      </w:rPr>
      <w:fldChar w:fldCharType="end"/>
    </w:r>
  </w:p>
  <w:p w14:paraId="1E996049" w14:textId="77777777" w:rsidR="001551E5" w:rsidRPr="00942891" w:rsidRDefault="001551E5"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62E5" w14:textId="77777777" w:rsidR="001551E5" w:rsidRPr="00942891" w:rsidRDefault="00155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AF0E2" w14:textId="77777777" w:rsidR="003B01A9" w:rsidRPr="00942891" w:rsidRDefault="003B01A9">
      <w:r w:rsidRPr="00942891">
        <w:separator/>
      </w:r>
    </w:p>
  </w:footnote>
  <w:footnote w:type="continuationSeparator" w:id="0">
    <w:p w14:paraId="0D3CB502" w14:textId="77777777" w:rsidR="003B01A9" w:rsidRPr="00942891" w:rsidRDefault="003B01A9">
      <w:r w:rsidRPr="00942891">
        <w:continuationSeparator/>
      </w:r>
    </w:p>
  </w:footnote>
  <w:footnote w:id="1">
    <w:p w14:paraId="5447C784" w14:textId="7ED1E120" w:rsidR="00696A73" w:rsidRPr="00942891" w:rsidRDefault="00696A73">
      <w:pPr>
        <w:pStyle w:val="FootnoteText"/>
      </w:pPr>
      <w:r w:rsidRPr="00942891">
        <w:rPr>
          <w:rStyle w:val="FootnoteReference"/>
        </w:rPr>
        <w:footnoteRef/>
      </w:r>
      <w:r w:rsidRPr="00942891">
        <w:t xml:space="preserve"> </w:t>
      </w:r>
      <w:r w:rsidR="00057591" w:rsidRPr="00942891">
        <w:t>Нпр</w:t>
      </w:r>
      <w:r w:rsidR="007A2BB4">
        <w:t>.</w:t>
      </w:r>
      <w:r w:rsidR="00057591" w:rsidRPr="00942891">
        <w:t xml:space="preserve"> слово „</w:t>
      </w:r>
      <w:r w:rsidR="0028413C" w:rsidRPr="00942891">
        <w:rPr>
          <w:i/>
          <w:iCs/>
        </w:rPr>
        <w:t>A</w:t>
      </w:r>
      <w:r w:rsidR="00057591" w:rsidRPr="00942891">
        <w:t>“ би се са померајем 3 замењивало словом „</w:t>
      </w:r>
      <w:r w:rsidR="0028413C" w:rsidRPr="00942891">
        <w:rPr>
          <w:i/>
          <w:iCs/>
        </w:rPr>
        <w:t>D“</w:t>
      </w:r>
      <w:r w:rsidR="0028413C" w:rsidRPr="00942891">
        <w:t xml:space="preserve"> (</w:t>
      </w:r>
      <w:r w:rsidR="00F951A0" w:rsidRPr="00942891">
        <w:rPr>
          <w:i/>
          <w:iCs/>
        </w:rPr>
        <w:t>A, B, C, D, …)</w:t>
      </w:r>
    </w:p>
  </w:footnote>
  <w:footnote w:id="2">
    <w:p w14:paraId="314B0C91" w14:textId="6680AC4B" w:rsidR="00AA495A" w:rsidRPr="00942891" w:rsidRDefault="00AA495A">
      <w:pPr>
        <w:pStyle w:val="FootnoteText"/>
      </w:pPr>
      <w:r w:rsidRPr="00942891">
        <w:rPr>
          <w:rStyle w:val="FootnoteReference"/>
        </w:rPr>
        <w:footnoteRef/>
      </w:r>
      <w:r w:rsidRPr="00942891">
        <w:t xml:space="preserve"> Леон Батиста Алберти(18. фебруар 1404. – 25. април 1472) био је италијански полихистор (онај који много зна, учењак)</w:t>
      </w:r>
    </w:p>
  </w:footnote>
  <w:footnote w:id="3">
    <w:p w14:paraId="1F7E47C7" w14:textId="5A0DE3D7" w:rsidR="00A9300B" w:rsidRPr="00942891" w:rsidRDefault="00A9300B">
      <w:pPr>
        <w:pStyle w:val="FootnoteText"/>
      </w:pPr>
      <w:r w:rsidRPr="00942891">
        <w:rPr>
          <w:rStyle w:val="FootnoteReference"/>
        </w:rPr>
        <w:footnoteRef/>
      </w:r>
      <w:r w:rsidRPr="00942891">
        <w:t xml:space="preserve"> Овај историјски моменат има и адаптацију у облику филма </w:t>
      </w:r>
      <w:r w:rsidRPr="00942891">
        <w:rPr>
          <w:i/>
          <w:iCs/>
        </w:rPr>
        <w:t xml:space="preserve">The Imitation Game </w:t>
      </w:r>
      <w:r w:rsidRPr="00942891">
        <w:t>(2014), који у центру пажње има живот Алана Тјуринга.</w:t>
      </w:r>
    </w:p>
  </w:footnote>
  <w:footnote w:id="4">
    <w:p w14:paraId="0FE5F366" w14:textId="72AC699F" w:rsidR="00F421DC" w:rsidRPr="00942891" w:rsidRDefault="00F421DC">
      <w:pPr>
        <w:pStyle w:val="FootnoteText"/>
      </w:pPr>
      <w:r w:rsidRPr="00942891">
        <w:rPr>
          <w:rStyle w:val="FootnoteReference"/>
        </w:rPr>
        <w:footnoteRef/>
      </w:r>
      <w:r w:rsidRPr="00942891">
        <w:t xml:space="preserve"> Позиције се могу обележавати са бројевима 1-26 или </w:t>
      </w:r>
      <w:r w:rsidR="00A93D4C" w:rsidRPr="00942891">
        <w:t xml:space="preserve">словима </w:t>
      </w:r>
      <w:r w:rsidR="00A93D4C" w:rsidRPr="00942891">
        <w:rPr>
          <w:i/>
          <w:iCs/>
        </w:rPr>
        <w:t>А-Z</w:t>
      </w:r>
    </w:p>
  </w:footnote>
  <w:footnote w:id="5">
    <w:p w14:paraId="1CABE6F0" w14:textId="0FEE31FC" w:rsidR="00433EFD" w:rsidRPr="00942891" w:rsidRDefault="00433EFD" w:rsidP="00433EFD">
      <w:pPr>
        <w:pStyle w:val="FootnoteText"/>
      </w:pPr>
      <w:r w:rsidRPr="00942891">
        <w:rPr>
          <w:rStyle w:val="FootnoteReference"/>
        </w:rPr>
        <w:footnoteRef/>
      </w:r>
      <w:r w:rsidRPr="00942891">
        <w:t xml:space="preserve"> Магични бројеви представљају бројеве написане у програмском коду, а којима није додељен назив, те могу довести до конфузије приликом разумевања њиховог значења. Добра програмерска пракса јесте именовање коришћених конста</w:t>
      </w:r>
      <w:r w:rsidR="00E436B6">
        <w:t>н</w:t>
      </w:r>
      <w:r w:rsidRPr="00942891">
        <w:t>ти, чиме би се олакшало тумачење кода од стране лица које није писало код.</w:t>
      </w:r>
    </w:p>
  </w:footnote>
  <w:footnote w:id="6">
    <w:p w14:paraId="6E71D6E6" w14:textId="6027DB12" w:rsidR="00255628" w:rsidRPr="00942891" w:rsidRDefault="00255628">
      <w:pPr>
        <w:pStyle w:val="FootnoteText"/>
      </w:pPr>
      <w:r w:rsidRPr="00942891">
        <w:rPr>
          <w:rStyle w:val="FootnoteReference"/>
        </w:rPr>
        <w:footnoteRef/>
      </w:r>
      <w:r w:rsidRPr="00942891">
        <w:t xml:space="preserve"> На слици 6.3.1. види се да је десни ротор прешао преко </w:t>
      </w:r>
      <w:r w:rsidRPr="00942891">
        <w:rPr>
          <w:i/>
          <w:iCs/>
        </w:rPr>
        <w:t xml:space="preserve">Notch </w:t>
      </w:r>
      <w:r w:rsidRPr="00942891">
        <w:t>позиције (светлоплава боја), што је условило да се средњи ротор помери за једно место (са „А“ на „B”). Конфигурација Енигма машине одговара параметрима са слике 6.2.1.</w:t>
      </w:r>
    </w:p>
  </w:footnote>
  <w:footnote w:id="7">
    <w:p w14:paraId="36664591" w14:textId="579EE95B" w:rsidR="00DD0D1C" w:rsidRPr="005571E8" w:rsidRDefault="00DD0D1C">
      <w:pPr>
        <w:pStyle w:val="FootnoteText"/>
      </w:pPr>
      <w:r w:rsidRPr="00942891">
        <w:rPr>
          <w:rStyle w:val="FootnoteReference"/>
        </w:rPr>
        <w:footnoteRef/>
      </w:r>
      <w:r w:rsidRPr="00942891">
        <w:t xml:space="preserve"> Параметар </w:t>
      </w:r>
      <w:r w:rsidRPr="00942891">
        <w:rPr>
          <w:i/>
          <w:iCs/>
        </w:rPr>
        <w:t xml:space="preserve">sticky </w:t>
      </w:r>
      <w:r w:rsidRPr="00942891">
        <w:t xml:space="preserve">се користи </w:t>
      </w:r>
      <w:r w:rsidR="005F2640" w:rsidRPr="00942891">
        <w:t xml:space="preserve">за </w:t>
      </w:r>
      <w:r w:rsidR="00EA1600" w:rsidRPr="00942891">
        <w:t xml:space="preserve">одређивање стране на коју се лепи садржај ћелије уколико се не уклапа савршено у њене димензије. </w:t>
      </w:r>
      <w:r w:rsidR="005571E8" w:rsidRPr="00942891">
        <w:t xml:space="preserve">Опција </w:t>
      </w:r>
      <w:r w:rsidR="005571E8" w:rsidRPr="00942891">
        <w:rPr>
          <w:i/>
          <w:iCs/>
        </w:rPr>
        <w:t xml:space="preserve">nsew </w:t>
      </w:r>
      <w:r w:rsidR="008279CA" w:rsidRPr="00942891">
        <w:t>означава</w:t>
      </w:r>
      <w:r w:rsidR="005571E8" w:rsidRPr="00942891">
        <w:t xml:space="preserve"> све четири стране света, тако да ће оквир попунити </w:t>
      </w:r>
      <w:r w:rsidR="00814C22" w:rsidRPr="00942891">
        <w:t>целу ћелију</w:t>
      </w:r>
      <w:r w:rsidR="00E436B6">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7921" w14:textId="77777777" w:rsidR="001551E5" w:rsidRPr="00942891" w:rsidRDefault="001551E5">
    <w:pPr>
      <w:pStyle w:val="Header"/>
      <w:rPr>
        <w:lang w:val="sr-Cyrl-R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1276" w14:textId="77777777" w:rsidR="001551E5" w:rsidRPr="00942891" w:rsidRDefault="001551E5">
    <w:pPr>
      <w:pStyle w:val="Header"/>
      <w:rPr>
        <w:lang w:val="sr-Cyrl-R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35E1" w14:textId="77777777" w:rsidR="001551E5" w:rsidRPr="00942891" w:rsidRDefault="001551E5">
    <w:pPr>
      <w:pStyle w:val="Header"/>
      <w:rPr>
        <w:lang w:val="sr-Cyrl-R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8DB8" w14:textId="77777777" w:rsidR="001551E5" w:rsidRPr="00942891" w:rsidRDefault="001551E5">
    <w:pPr>
      <w:pStyle w:val="Header"/>
      <w:rPr>
        <w:lang w:val="sr-Cyrl-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3000CF50"/>
    <w:lvl w:ilvl="0">
      <w:start w:val="1"/>
      <w:numFmt w:val="decimal"/>
      <w:pStyle w:val="Inivonaslova-Poglavlje"/>
      <w:lvlText w:val="%1."/>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B8B4AC6"/>
    <w:multiLevelType w:val="hybridMultilevel"/>
    <w:tmpl w:val="C2F25084"/>
    <w:lvl w:ilvl="0" w:tplc="08090001">
      <w:start w:val="1"/>
      <w:numFmt w:val="bullet"/>
      <w:lvlText w:val=""/>
      <w:lvlJc w:val="left"/>
      <w:pPr>
        <w:ind w:left="1453" w:hanging="360"/>
      </w:pPr>
      <w:rPr>
        <w:rFonts w:ascii="Symbol" w:hAnsi="Symbol" w:hint="default"/>
      </w:rPr>
    </w:lvl>
    <w:lvl w:ilvl="1" w:tplc="08090003" w:tentative="1">
      <w:start w:val="1"/>
      <w:numFmt w:val="bullet"/>
      <w:lvlText w:val="o"/>
      <w:lvlJc w:val="left"/>
      <w:pPr>
        <w:ind w:left="2173" w:hanging="360"/>
      </w:pPr>
      <w:rPr>
        <w:rFonts w:ascii="Courier New" w:hAnsi="Courier New" w:cs="Courier New" w:hint="default"/>
      </w:rPr>
    </w:lvl>
    <w:lvl w:ilvl="2" w:tplc="08090005" w:tentative="1">
      <w:start w:val="1"/>
      <w:numFmt w:val="bullet"/>
      <w:lvlText w:val=""/>
      <w:lvlJc w:val="left"/>
      <w:pPr>
        <w:ind w:left="2893" w:hanging="360"/>
      </w:pPr>
      <w:rPr>
        <w:rFonts w:ascii="Wingdings" w:hAnsi="Wingdings" w:hint="default"/>
      </w:rPr>
    </w:lvl>
    <w:lvl w:ilvl="3" w:tplc="08090001" w:tentative="1">
      <w:start w:val="1"/>
      <w:numFmt w:val="bullet"/>
      <w:lvlText w:val=""/>
      <w:lvlJc w:val="left"/>
      <w:pPr>
        <w:ind w:left="3613" w:hanging="360"/>
      </w:pPr>
      <w:rPr>
        <w:rFonts w:ascii="Symbol" w:hAnsi="Symbol" w:hint="default"/>
      </w:rPr>
    </w:lvl>
    <w:lvl w:ilvl="4" w:tplc="08090003" w:tentative="1">
      <w:start w:val="1"/>
      <w:numFmt w:val="bullet"/>
      <w:lvlText w:val="o"/>
      <w:lvlJc w:val="left"/>
      <w:pPr>
        <w:ind w:left="4333" w:hanging="360"/>
      </w:pPr>
      <w:rPr>
        <w:rFonts w:ascii="Courier New" w:hAnsi="Courier New" w:cs="Courier New" w:hint="default"/>
      </w:rPr>
    </w:lvl>
    <w:lvl w:ilvl="5" w:tplc="08090005" w:tentative="1">
      <w:start w:val="1"/>
      <w:numFmt w:val="bullet"/>
      <w:lvlText w:val=""/>
      <w:lvlJc w:val="left"/>
      <w:pPr>
        <w:ind w:left="5053" w:hanging="360"/>
      </w:pPr>
      <w:rPr>
        <w:rFonts w:ascii="Wingdings" w:hAnsi="Wingdings" w:hint="default"/>
      </w:rPr>
    </w:lvl>
    <w:lvl w:ilvl="6" w:tplc="08090001" w:tentative="1">
      <w:start w:val="1"/>
      <w:numFmt w:val="bullet"/>
      <w:lvlText w:val=""/>
      <w:lvlJc w:val="left"/>
      <w:pPr>
        <w:ind w:left="5773" w:hanging="360"/>
      </w:pPr>
      <w:rPr>
        <w:rFonts w:ascii="Symbol" w:hAnsi="Symbol" w:hint="default"/>
      </w:rPr>
    </w:lvl>
    <w:lvl w:ilvl="7" w:tplc="08090003" w:tentative="1">
      <w:start w:val="1"/>
      <w:numFmt w:val="bullet"/>
      <w:lvlText w:val="o"/>
      <w:lvlJc w:val="left"/>
      <w:pPr>
        <w:ind w:left="6493" w:hanging="360"/>
      </w:pPr>
      <w:rPr>
        <w:rFonts w:ascii="Courier New" w:hAnsi="Courier New" w:cs="Courier New" w:hint="default"/>
      </w:rPr>
    </w:lvl>
    <w:lvl w:ilvl="8" w:tplc="08090005" w:tentative="1">
      <w:start w:val="1"/>
      <w:numFmt w:val="bullet"/>
      <w:lvlText w:val=""/>
      <w:lvlJc w:val="left"/>
      <w:pPr>
        <w:ind w:left="7213" w:hanging="360"/>
      </w:pPr>
      <w:rPr>
        <w:rFonts w:ascii="Wingdings" w:hAnsi="Wingdings" w:hint="default"/>
      </w:rPr>
    </w:lvl>
  </w:abstractNum>
  <w:abstractNum w:abstractNumId="6" w15:restartNumberingAfterBreak="0">
    <w:nsid w:val="1FA779E5"/>
    <w:multiLevelType w:val="hybridMultilevel"/>
    <w:tmpl w:val="B7942600"/>
    <w:lvl w:ilvl="0" w:tplc="52804D10">
      <w:start w:val="1"/>
      <w:numFmt w:val="decimal"/>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7"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9" w15:restartNumberingAfterBreak="0">
    <w:nsid w:val="23BA5C64"/>
    <w:multiLevelType w:val="hybridMultilevel"/>
    <w:tmpl w:val="506CA7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3" w15:restartNumberingAfterBreak="0">
    <w:nsid w:val="3D732649"/>
    <w:multiLevelType w:val="hybridMultilevel"/>
    <w:tmpl w:val="F0A0B138"/>
    <w:lvl w:ilvl="0" w:tplc="08090001">
      <w:start w:val="1"/>
      <w:numFmt w:val="bullet"/>
      <w:lvlText w:val=""/>
      <w:lvlJc w:val="left"/>
      <w:pPr>
        <w:ind w:left="1397" w:hanging="360"/>
      </w:pPr>
      <w:rPr>
        <w:rFonts w:ascii="Symbol" w:hAnsi="Symbol" w:hint="default"/>
      </w:rPr>
    </w:lvl>
    <w:lvl w:ilvl="1" w:tplc="08090003" w:tentative="1">
      <w:start w:val="1"/>
      <w:numFmt w:val="bullet"/>
      <w:lvlText w:val="o"/>
      <w:lvlJc w:val="left"/>
      <w:pPr>
        <w:ind w:left="2117" w:hanging="360"/>
      </w:pPr>
      <w:rPr>
        <w:rFonts w:ascii="Courier New" w:hAnsi="Courier New" w:cs="Courier New" w:hint="default"/>
      </w:rPr>
    </w:lvl>
    <w:lvl w:ilvl="2" w:tplc="08090005" w:tentative="1">
      <w:start w:val="1"/>
      <w:numFmt w:val="bullet"/>
      <w:lvlText w:val=""/>
      <w:lvlJc w:val="left"/>
      <w:pPr>
        <w:ind w:left="2837" w:hanging="360"/>
      </w:pPr>
      <w:rPr>
        <w:rFonts w:ascii="Wingdings" w:hAnsi="Wingdings" w:hint="default"/>
      </w:rPr>
    </w:lvl>
    <w:lvl w:ilvl="3" w:tplc="08090001" w:tentative="1">
      <w:start w:val="1"/>
      <w:numFmt w:val="bullet"/>
      <w:lvlText w:val=""/>
      <w:lvlJc w:val="left"/>
      <w:pPr>
        <w:ind w:left="3557" w:hanging="360"/>
      </w:pPr>
      <w:rPr>
        <w:rFonts w:ascii="Symbol" w:hAnsi="Symbol" w:hint="default"/>
      </w:rPr>
    </w:lvl>
    <w:lvl w:ilvl="4" w:tplc="08090003" w:tentative="1">
      <w:start w:val="1"/>
      <w:numFmt w:val="bullet"/>
      <w:lvlText w:val="o"/>
      <w:lvlJc w:val="left"/>
      <w:pPr>
        <w:ind w:left="4277" w:hanging="360"/>
      </w:pPr>
      <w:rPr>
        <w:rFonts w:ascii="Courier New" w:hAnsi="Courier New" w:cs="Courier New" w:hint="default"/>
      </w:rPr>
    </w:lvl>
    <w:lvl w:ilvl="5" w:tplc="08090005" w:tentative="1">
      <w:start w:val="1"/>
      <w:numFmt w:val="bullet"/>
      <w:lvlText w:val=""/>
      <w:lvlJc w:val="left"/>
      <w:pPr>
        <w:ind w:left="4997" w:hanging="360"/>
      </w:pPr>
      <w:rPr>
        <w:rFonts w:ascii="Wingdings" w:hAnsi="Wingdings" w:hint="default"/>
      </w:rPr>
    </w:lvl>
    <w:lvl w:ilvl="6" w:tplc="08090001" w:tentative="1">
      <w:start w:val="1"/>
      <w:numFmt w:val="bullet"/>
      <w:lvlText w:val=""/>
      <w:lvlJc w:val="left"/>
      <w:pPr>
        <w:ind w:left="5717" w:hanging="360"/>
      </w:pPr>
      <w:rPr>
        <w:rFonts w:ascii="Symbol" w:hAnsi="Symbol" w:hint="default"/>
      </w:rPr>
    </w:lvl>
    <w:lvl w:ilvl="7" w:tplc="08090003" w:tentative="1">
      <w:start w:val="1"/>
      <w:numFmt w:val="bullet"/>
      <w:lvlText w:val="o"/>
      <w:lvlJc w:val="left"/>
      <w:pPr>
        <w:ind w:left="6437" w:hanging="360"/>
      </w:pPr>
      <w:rPr>
        <w:rFonts w:ascii="Courier New" w:hAnsi="Courier New" w:cs="Courier New" w:hint="default"/>
      </w:rPr>
    </w:lvl>
    <w:lvl w:ilvl="8" w:tplc="08090005" w:tentative="1">
      <w:start w:val="1"/>
      <w:numFmt w:val="bullet"/>
      <w:lvlText w:val=""/>
      <w:lvlJc w:val="left"/>
      <w:pPr>
        <w:ind w:left="7157" w:hanging="360"/>
      </w:pPr>
      <w:rPr>
        <w:rFonts w:ascii="Wingdings" w:hAnsi="Wingdings" w:hint="default"/>
      </w:rPr>
    </w:lvl>
  </w:abstractNum>
  <w:abstractNum w:abstractNumId="14" w15:restartNumberingAfterBreak="0">
    <w:nsid w:val="48AD6B84"/>
    <w:multiLevelType w:val="hybridMultilevel"/>
    <w:tmpl w:val="ED4E4A8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20" w15:restartNumberingAfterBreak="0">
    <w:nsid w:val="58C674E8"/>
    <w:multiLevelType w:val="hybridMultilevel"/>
    <w:tmpl w:val="3E26BC26"/>
    <w:lvl w:ilvl="0" w:tplc="2DC400D4">
      <w:start w:val="1"/>
      <w:numFmt w:val="decimal"/>
      <w:lvlText w:val="%1)"/>
      <w:lvlJc w:val="left"/>
      <w:pPr>
        <w:ind w:left="1037" w:hanging="360"/>
      </w:pPr>
      <w:rPr>
        <w:rFonts w:hint="default"/>
        <w:i w:val="0"/>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1"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3"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24"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8B67F1"/>
    <w:multiLevelType w:val="hybridMultilevel"/>
    <w:tmpl w:val="8DEAB336"/>
    <w:lvl w:ilvl="0" w:tplc="08090001">
      <w:start w:val="1"/>
      <w:numFmt w:val="bullet"/>
      <w:lvlText w:val=""/>
      <w:lvlJc w:val="left"/>
      <w:pPr>
        <w:ind w:left="1397" w:hanging="360"/>
      </w:pPr>
      <w:rPr>
        <w:rFonts w:ascii="Symbol" w:hAnsi="Symbol" w:hint="default"/>
      </w:rPr>
    </w:lvl>
    <w:lvl w:ilvl="1" w:tplc="08090003" w:tentative="1">
      <w:start w:val="1"/>
      <w:numFmt w:val="bullet"/>
      <w:lvlText w:val="o"/>
      <w:lvlJc w:val="left"/>
      <w:pPr>
        <w:ind w:left="2117" w:hanging="360"/>
      </w:pPr>
      <w:rPr>
        <w:rFonts w:ascii="Courier New" w:hAnsi="Courier New" w:cs="Courier New" w:hint="default"/>
      </w:rPr>
    </w:lvl>
    <w:lvl w:ilvl="2" w:tplc="08090005" w:tentative="1">
      <w:start w:val="1"/>
      <w:numFmt w:val="bullet"/>
      <w:lvlText w:val=""/>
      <w:lvlJc w:val="left"/>
      <w:pPr>
        <w:ind w:left="2837" w:hanging="360"/>
      </w:pPr>
      <w:rPr>
        <w:rFonts w:ascii="Wingdings" w:hAnsi="Wingdings" w:hint="default"/>
      </w:rPr>
    </w:lvl>
    <w:lvl w:ilvl="3" w:tplc="08090001" w:tentative="1">
      <w:start w:val="1"/>
      <w:numFmt w:val="bullet"/>
      <w:lvlText w:val=""/>
      <w:lvlJc w:val="left"/>
      <w:pPr>
        <w:ind w:left="3557" w:hanging="360"/>
      </w:pPr>
      <w:rPr>
        <w:rFonts w:ascii="Symbol" w:hAnsi="Symbol" w:hint="default"/>
      </w:rPr>
    </w:lvl>
    <w:lvl w:ilvl="4" w:tplc="08090003" w:tentative="1">
      <w:start w:val="1"/>
      <w:numFmt w:val="bullet"/>
      <w:lvlText w:val="o"/>
      <w:lvlJc w:val="left"/>
      <w:pPr>
        <w:ind w:left="4277" w:hanging="360"/>
      </w:pPr>
      <w:rPr>
        <w:rFonts w:ascii="Courier New" w:hAnsi="Courier New" w:cs="Courier New" w:hint="default"/>
      </w:rPr>
    </w:lvl>
    <w:lvl w:ilvl="5" w:tplc="08090005" w:tentative="1">
      <w:start w:val="1"/>
      <w:numFmt w:val="bullet"/>
      <w:lvlText w:val=""/>
      <w:lvlJc w:val="left"/>
      <w:pPr>
        <w:ind w:left="4997" w:hanging="360"/>
      </w:pPr>
      <w:rPr>
        <w:rFonts w:ascii="Wingdings" w:hAnsi="Wingdings" w:hint="default"/>
      </w:rPr>
    </w:lvl>
    <w:lvl w:ilvl="6" w:tplc="08090001" w:tentative="1">
      <w:start w:val="1"/>
      <w:numFmt w:val="bullet"/>
      <w:lvlText w:val=""/>
      <w:lvlJc w:val="left"/>
      <w:pPr>
        <w:ind w:left="5717" w:hanging="360"/>
      </w:pPr>
      <w:rPr>
        <w:rFonts w:ascii="Symbol" w:hAnsi="Symbol" w:hint="default"/>
      </w:rPr>
    </w:lvl>
    <w:lvl w:ilvl="7" w:tplc="08090003" w:tentative="1">
      <w:start w:val="1"/>
      <w:numFmt w:val="bullet"/>
      <w:lvlText w:val="o"/>
      <w:lvlJc w:val="left"/>
      <w:pPr>
        <w:ind w:left="6437" w:hanging="360"/>
      </w:pPr>
      <w:rPr>
        <w:rFonts w:ascii="Courier New" w:hAnsi="Courier New" w:cs="Courier New" w:hint="default"/>
      </w:rPr>
    </w:lvl>
    <w:lvl w:ilvl="8" w:tplc="08090005" w:tentative="1">
      <w:start w:val="1"/>
      <w:numFmt w:val="bullet"/>
      <w:lvlText w:val=""/>
      <w:lvlJc w:val="left"/>
      <w:pPr>
        <w:ind w:left="7157" w:hanging="360"/>
      </w:pPr>
      <w:rPr>
        <w:rFonts w:ascii="Wingdings" w:hAnsi="Wingdings" w:hint="default"/>
      </w:rPr>
    </w:lvl>
  </w:abstractNum>
  <w:abstractNum w:abstractNumId="26"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7"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8" w15:restartNumberingAfterBreak="0">
    <w:nsid w:val="6FED25A6"/>
    <w:multiLevelType w:val="hybridMultilevel"/>
    <w:tmpl w:val="3AD0ADDE"/>
    <w:lvl w:ilvl="0" w:tplc="08090001">
      <w:start w:val="1"/>
      <w:numFmt w:val="bullet"/>
      <w:lvlText w:val=""/>
      <w:lvlJc w:val="left"/>
      <w:pPr>
        <w:ind w:left="1397" w:hanging="360"/>
      </w:pPr>
      <w:rPr>
        <w:rFonts w:ascii="Symbol" w:hAnsi="Symbol" w:hint="default"/>
      </w:rPr>
    </w:lvl>
    <w:lvl w:ilvl="1" w:tplc="08090003" w:tentative="1">
      <w:start w:val="1"/>
      <w:numFmt w:val="bullet"/>
      <w:lvlText w:val="o"/>
      <w:lvlJc w:val="left"/>
      <w:pPr>
        <w:ind w:left="2117" w:hanging="360"/>
      </w:pPr>
      <w:rPr>
        <w:rFonts w:ascii="Courier New" w:hAnsi="Courier New" w:cs="Courier New" w:hint="default"/>
      </w:rPr>
    </w:lvl>
    <w:lvl w:ilvl="2" w:tplc="08090005" w:tentative="1">
      <w:start w:val="1"/>
      <w:numFmt w:val="bullet"/>
      <w:lvlText w:val=""/>
      <w:lvlJc w:val="left"/>
      <w:pPr>
        <w:ind w:left="2837" w:hanging="360"/>
      </w:pPr>
      <w:rPr>
        <w:rFonts w:ascii="Wingdings" w:hAnsi="Wingdings" w:hint="default"/>
      </w:rPr>
    </w:lvl>
    <w:lvl w:ilvl="3" w:tplc="08090001" w:tentative="1">
      <w:start w:val="1"/>
      <w:numFmt w:val="bullet"/>
      <w:lvlText w:val=""/>
      <w:lvlJc w:val="left"/>
      <w:pPr>
        <w:ind w:left="3557" w:hanging="360"/>
      </w:pPr>
      <w:rPr>
        <w:rFonts w:ascii="Symbol" w:hAnsi="Symbol" w:hint="default"/>
      </w:rPr>
    </w:lvl>
    <w:lvl w:ilvl="4" w:tplc="08090003" w:tentative="1">
      <w:start w:val="1"/>
      <w:numFmt w:val="bullet"/>
      <w:lvlText w:val="o"/>
      <w:lvlJc w:val="left"/>
      <w:pPr>
        <w:ind w:left="4277" w:hanging="360"/>
      </w:pPr>
      <w:rPr>
        <w:rFonts w:ascii="Courier New" w:hAnsi="Courier New" w:cs="Courier New" w:hint="default"/>
      </w:rPr>
    </w:lvl>
    <w:lvl w:ilvl="5" w:tplc="08090005" w:tentative="1">
      <w:start w:val="1"/>
      <w:numFmt w:val="bullet"/>
      <w:lvlText w:val=""/>
      <w:lvlJc w:val="left"/>
      <w:pPr>
        <w:ind w:left="4997" w:hanging="360"/>
      </w:pPr>
      <w:rPr>
        <w:rFonts w:ascii="Wingdings" w:hAnsi="Wingdings" w:hint="default"/>
      </w:rPr>
    </w:lvl>
    <w:lvl w:ilvl="6" w:tplc="08090001" w:tentative="1">
      <w:start w:val="1"/>
      <w:numFmt w:val="bullet"/>
      <w:lvlText w:val=""/>
      <w:lvlJc w:val="left"/>
      <w:pPr>
        <w:ind w:left="5717" w:hanging="360"/>
      </w:pPr>
      <w:rPr>
        <w:rFonts w:ascii="Symbol" w:hAnsi="Symbol" w:hint="default"/>
      </w:rPr>
    </w:lvl>
    <w:lvl w:ilvl="7" w:tplc="08090003" w:tentative="1">
      <w:start w:val="1"/>
      <w:numFmt w:val="bullet"/>
      <w:lvlText w:val="o"/>
      <w:lvlJc w:val="left"/>
      <w:pPr>
        <w:ind w:left="6437" w:hanging="360"/>
      </w:pPr>
      <w:rPr>
        <w:rFonts w:ascii="Courier New" w:hAnsi="Courier New" w:cs="Courier New" w:hint="default"/>
      </w:rPr>
    </w:lvl>
    <w:lvl w:ilvl="8" w:tplc="08090005" w:tentative="1">
      <w:start w:val="1"/>
      <w:numFmt w:val="bullet"/>
      <w:lvlText w:val=""/>
      <w:lvlJc w:val="left"/>
      <w:pPr>
        <w:ind w:left="7157" w:hanging="360"/>
      </w:pPr>
      <w:rPr>
        <w:rFonts w:ascii="Wingdings" w:hAnsi="Wingdings" w:hint="default"/>
      </w:rPr>
    </w:lvl>
  </w:abstractNum>
  <w:abstractNum w:abstractNumId="29"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30"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145662522">
    <w:abstractNumId w:val="4"/>
  </w:num>
  <w:num w:numId="2" w16cid:durableId="1887138752">
    <w:abstractNumId w:val="15"/>
  </w:num>
  <w:num w:numId="3" w16cid:durableId="804272997">
    <w:abstractNumId w:val="10"/>
  </w:num>
  <w:num w:numId="4" w16cid:durableId="920022416">
    <w:abstractNumId w:val="11"/>
  </w:num>
  <w:num w:numId="5" w16cid:durableId="187066503">
    <w:abstractNumId w:val="16"/>
  </w:num>
  <w:num w:numId="6" w16cid:durableId="840781836">
    <w:abstractNumId w:val="1"/>
  </w:num>
  <w:num w:numId="7" w16cid:durableId="806168284">
    <w:abstractNumId w:val="21"/>
  </w:num>
  <w:num w:numId="8" w16cid:durableId="75833623">
    <w:abstractNumId w:val="26"/>
  </w:num>
  <w:num w:numId="9" w16cid:durableId="1412972201">
    <w:abstractNumId w:val="19"/>
  </w:num>
  <w:num w:numId="10" w16cid:durableId="228730484">
    <w:abstractNumId w:val="3"/>
  </w:num>
  <w:num w:numId="11" w16cid:durableId="1281378333">
    <w:abstractNumId w:val="2"/>
  </w:num>
  <w:num w:numId="12" w16cid:durableId="1100300474">
    <w:abstractNumId w:val="0"/>
  </w:num>
  <w:num w:numId="13" w16cid:durableId="866910671">
    <w:abstractNumId w:val="7"/>
  </w:num>
  <w:num w:numId="14" w16cid:durableId="29838149">
    <w:abstractNumId w:val="8"/>
  </w:num>
  <w:num w:numId="15" w16cid:durableId="522286718">
    <w:abstractNumId w:val="30"/>
  </w:num>
  <w:num w:numId="16" w16cid:durableId="1366369516">
    <w:abstractNumId w:val="22"/>
  </w:num>
  <w:num w:numId="17" w16cid:durableId="1073577556">
    <w:abstractNumId w:val="29"/>
  </w:num>
  <w:num w:numId="18" w16cid:durableId="1389764895">
    <w:abstractNumId w:val="23"/>
  </w:num>
  <w:num w:numId="19" w16cid:durableId="284044190">
    <w:abstractNumId w:val="12"/>
  </w:num>
  <w:num w:numId="20" w16cid:durableId="1835873135">
    <w:abstractNumId w:val="27"/>
  </w:num>
  <w:num w:numId="21" w16cid:durableId="4537120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958922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8671043">
    <w:abstractNumId w:val="17"/>
  </w:num>
  <w:num w:numId="24" w16cid:durableId="437871762">
    <w:abstractNumId w:val="24"/>
  </w:num>
  <w:num w:numId="25" w16cid:durableId="272059383">
    <w:abstractNumId w:val="18"/>
  </w:num>
  <w:num w:numId="26" w16cid:durableId="474025632">
    <w:abstractNumId w:val="13"/>
  </w:num>
  <w:num w:numId="27" w16cid:durableId="862670977">
    <w:abstractNumId w:val="5"/>
  </w:num>
  <w:num w:numId="28" w16cid:durableId="1753626237">
    <w:abstractNumId w:val="6"/>
  </w:num>
  <w:num w:numId="29" w16cid:durableId="1428576901">
    <w:abstractNumId w:val="28"/>
  </w:num>
  <w:num w:numId="30" w16cid:durableId="1208369150">
    <w:abstractNumId w:val="9"/>
  </w:num>
  <w:num w:numId="31" w16cid:durableId="1873881185">
    <w:abstractNumId w:val="14"/>
  </w:num>
  <w:num w:numId="32" w16cid:durableId="1108624187">
    <w:abstractNumId w:val="25"/>
  </w:num>
  <w:num w:numId="33" w16cid:durableId="4298134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304068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40815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00707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24094427">
    <w:abstractNumId w:val="20"/>
  </w:num>
  <w:num w:numId="38" w16cid:durableId="17006627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attachedTemplate r:id="rId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CC4827"/>
    <w:rsid w:val="00001DEB"/>
    <w:rsid w:val="00001E91"/>
    <w:rsid w:val="000035AC"/>
    <w:rsid w:val="00003623"/>
    <w:rsid w:val="00003AAF"/>
    <w:rsid w:val="00004A1B"/>
    <w:rsid w:val="00006698"/>
    <w:rsid w:val="00006DC6"/>
    <w:rsid w:val="000106FA"/>
    <w:rsid w:val="00010713"/>
    <w:rsid w:val="00010A32"/>
    <w:rsid w:val="00010D2A"/>
    <w:rsid w:val="00012106"/>
    <w:rsid w:val="00012442"/>
    <w:rsid w:val="00012CCF"/>
    <w:rsid w:val="00012F3A"/>
    <w:rsid w:val="00013767"/>
    <w:rsid w:val="00013B0F"/>
    <w:rsid w:val="0001497F"/>
    <w:rsid w:val="000158F0"/>
    <w:rsid w:val="00015E12"/>
    <w:rsid w:val="000168E2"/>
    <w:rsid w:val="00016DE5"/>
    <w:rsid w:val="000201A1"/>
    <w:rsid w:val="00020B0A"/>
    <w:rsid w:val="00021479"/>
    <w:rsid w:val="00021EFE"/>
    <w:rsid w:val="000222ED"/>
    <w:rsid w:val="00022379"/>
    <w:rsid w:val="000232E2"/>
    <w:rsid w:val="000268F9"/>
    <w:rsid w:val="0002715D"/>
    <w:rsid w:val="00031A86"/>
    <w:rsid w:val="00031EA9"/>
    <w:rsid w:val="0003326E"/>
    <w:rsid w:val="000336B1"/>
    <w:rsid w:val="00034EE7"/>
    <w:rsid w:val="00040307"/>
    <w:rsid w:val="00040A33"/>
    <w:rsid w:val="00041B47"/>
    <w:rsid w:val="00041C3E"/>
    <w:rsid w:val="00042A3D"/>
    <w:rsid w:val="00042C4B"/>
    <w:rsid w:val="0004412D"/>
    <w:rsid w:val="0004445D"/>
    <w:rsid w:val="00044C87"/>
    <w:rsid w:val="000452A4"/>
    <w:rsid w:val="0004566F"/>
    <w:rsid w:val="00046116"/>
    <w:rsid w:val="00050AE4"/>
    <w:rsid w:val="000518A1"/>
    <w:rsid w:val="0005216C"/>
    <w:rsid w:val="00052500"/>
    <w:rsid w:val="000525D0"/>
    <w:rsid w:val="000532A1"/>
    <w:rsid w:val="00053392"/>
    <w:rsid w:val="00053DDD"/>
    <w:rsid w:val="00054696"/>
    <w:rsid w:val="0005515D"/>
    <w:rsid w:val="00055385"/>
    <w:rsid w:val="000563B4"/>
    <w:rsid w:val="00057591"/>
    <w:rsid w:val="000576E1"/>
    <w:rsid w:val="000578E6"/>
    <w:rsid w:val="0006073F"/>
    <w:rsid w:val="00061617"/>
    <w:rsid w:val="00061B4E"/>
    <w:rsid w:val="00062865"/>
    <w:rsid w:val="00063807"/>
    <w:rsid w:val="00063D3B"/>
    <w:rsid w:val="0006427C"/>
    <w:rsid w:val="00066AB0"/>
    <w:rsid w:val="00066C16"/>
    <w:rsid w:val="000671BE"/>
    <w:rsid w:val="0006750C"/>
    <w:rsid w:val="000700F1"/>
    <w:rsid w:val="000717E6"/>
    <w:rsid w:val="00071DA8"/>
    <w:rsid w:val="00074264"/>
    <w:rsid w:val="00075C92"/>
    <w:rsid w:val="000771A1"/>
    <w:rsid w:val="000773EC"/>
    <w:rsid w:val="00080618"/>
    <w:rsid w:val="00080C50"/>
    <w:rsid w:val="00081B0B"/>
    <w:rsid w:val="00084605"/>
    <w:rsid w:val="00084D3C"/>
    <w:rsid w:val="0008595F"/>
    <w:rsid w:val="000864C7"/>
    <w:rsid w:val="00086882"/>
    <w:rsid w:val="000879A5"/>
    <w:rsid w:val="00091D0A"/>
    <w:rsid w:val="0009236F"/>
    <w:rsid w:val="000925DA"/>
    <w:rsid w:val="00092DA5"/>
    <w:rsid w:val="0009305E"/>
    <w:rsid w:val="000947B9"/>
    <w:rsid w:val="00094D20"/>
    <w:rsid w:val="00096800"/>
    <w:rsid w:val="000969F8"/>
    <w:rsid w:val="00097C9A"/>
    <w:rsid w:val="000A03CD"/>
    <w:rsid w:val="000A2059"/>
    <w:rsid w:val="000A2CEF"/>
    <w:rsid w:val="000A3AD8"/>
    <w:rsid w:val="000A4260"/>
    <w:rsid w:val="000A46C2"/>
    <w:rsid w:val="000A47B0"/>
    <w:rsid w:val="000A4FB3"/>
    <w:rsid w:val="000A5BE3"/>
    <w:rsid w:val="000A6B46"/>
    <w:rsid w:val="000A6D8C"/>
    <w:rsid w:val="000A6E9A"/>
    <w:rsid w:val="000A79E1"/>
    <w:rsid w:val="000A7D80"/>
    <w:rsid w:val="000B0E6E"/>
    <w:rsid w:val="000B0F43"/>
    <w:rsid w:val="000B1246"/>
    <w:rsid w:val="000B139E"/>
    <w:rsid w:val="000B2866"/>
    <w:rsid w:val="000B330B"/>
    <w:rsid w:val="000B3728"/>
    <w:rsid w:val="000B3E60"/>
    <w:rsid w:val="000B3F7E"/>
    <w:rsid w:val="000B4524"/>
    <w:rsid w:val="000B4741"/>
    <w:rsid w:val="000B4FE6"/>
    <w:rsid w:val="000B64E7"/>
    <w:rsid w:val="000C0E38"/>
    <w:rsid w:val="000C28F9"/>
    <w:rsid w:val="000C2F38"/>
    <w:rsid w:val="000C32FB"/>
    <w:rsid w:val="000C39F9"/>
    <w:rsid w:val="000C3FD6"/>
    <w:rsid w:val="000C43C7"/>
    <w:rsid w:val="000C4FCC"/>
    <w:rsid w:val="000C62D5"/>
    <w:rsid w:val="000C63E6"/>
    <w:rsid w:val="000C65E2"/>
    <w:rsid w:val="000C693F"/>
    <w:rsid w:val="000C75E3"/>
    <w:rsid w:val="000C7EF3"/>
    <w:rsid w:val="000D13D6"/>
    <w:rsid w:val="000D1CC8"/>
    <w:rsid w:val="000D3907"/>
    <w:rsid w:val="000D51FA"/>
    <w:rsid w:val="000D5928"/>
    <w:rsid w:val="000D5EED"/>
    <w:rsid w:val="000D715B"/>
    <w:rsid w:val="000D7306"/>
    <w:rsid w:val="000E1109"/>
    <w:rsid w:val="000E20B1"/>
    <w:rsid w:val="000E2F5F"/>
    <w:rsid w:val="000E4D9B"/>
    <w:rsid w:val="000E6651"/>
    <w:rsid w:val="000E6855"/>
    <w:rsid w:val="000E6F30"/>
    <w:rsid w:val="000E787A"/>
    <w:rsid w:val="000F020A"/>
    <w:rsid w:val="000F0F13"/>
    <w:rsid w:val="000F0F8B"/>
    <w:rsid w:val="000F1594"/>
    <w:rsid w:val="000F2051"/>
    <w:rsid w:val="000F2D7B"/>
    <w:rsid w:val="000F4984"/>
    <w:rsid w:val="000F4F7B"/>
    <w:rsid w:val="000F53DD"/>
    <w:rsid w:val="000F5613"/>
    <w:rsid w:val="000F6482"/>
    <w:rsid w:val="00100CD4"/>
    <w:rsid w:val="001035E6"/>
    <w:rsid w:val="00103DAA"/>
    <w:rsid w:val="00104413"/>
    <w:rsid w:val="00104740"/>
    <w:rsid w:val="00104990"/>
    <w:rsid w:val="00104C3F"/>
    <w:rsid w:val="00104EEF"/>
    <w:rsid w:val="00105925"/>
    <w:rsid w:val="00105CC9"/>
    <w:rsid w:val="001075AD"/>
    <w:rsid w:val="0011036A"/>
    <w:rsid w:val="001104C5"/>
    <w:rsid w:val="001105A9"/>
    <w:rsid w:val="0011084A"/>
    <w:rsid w:val="00110910"/>
    <w:rsid w:val="001109DC"/>
    <w:rsid w:val="00112C2A"/>
    <w:rsid w:val="001132A2"/>
    <w:rsid w:val="00113746"/>
    <w:rsid w:val="001155C6"/>
    <w:rsid w:val="00120CB4"/>
    <w:rsid w:val="00123B98"/>
    <w:rsid w:val="00123E71"/>
    <w:rsid w:val="00124886"/>
    <w:rsid w:val="00125352"/>
    <w:rsid w:val="00125679"/>
    <w:rsid w:val="00125C81"/>
    <w:rsid w:val="00131620"/>
    <w:rsid w:val="00132A94"/>
    <w:rsid w:val="00132C6A"/>
    <w:rsid w:val="00133174"/>
    <w:rsid w:val="001333DD"/>
    <w:rsid w:val="00135926"/>
    <w:rsid w:val="00135AAB"/>
    <w:rsid w:val="00137757"/>
    <w:rsid w:val="00137910"/>
    <w:rsid w:val="00137F5C"/>
    <w:rsid w:val="001407C0"/>
    <w:rsid w:val="0014158F"/>
    <w:rsid w:val="001424D4"/>
    <w:rsid w:val="00142535"/>
    <w:rsid w:val="001429BC"/>
    <w:rsid w:val="001441F5"/>
    <w:rsid w:val="00145F90"/>
    <w:rsid w:val="001467AB"/>
    <w:rsid w:val="00147A16"/>
    <w:rsid w:val="00151650"/>
    <w:rsid w:val="00151801"/>
    <w:rsid w:val="00153410"/>
    <w:rsid w:val="001534A1"/>
    <w:rsid w:val="001551E5"/>
    <w:rsid w:val="001557FE"/>
    <w:rsid w:val="00155ECC"/>
    <w:rsid w:val="001560B9"/>
    <w:rsid w:val="00156AC7"/>
    <w:rsid w:val="00162253"/>
    <w:rsid w:val="00163156"/>
    <w:rsid w:val="00163171"/>
    <w:rsid w:val="001643BD"/>
    <w:rsid w:val="0016596C"/>
    <w:rsid w:val="00165E52"/>
    <w:rsid w:val="00165EA0"/>
    <w:rsid w:val="001666EF"/>
    <w:rsid w:val="00170D30"/>
    <w:rsid w:val="00172C91"/>
    <w:rsid w:val="00173449"/>
    <w:rsid w:val="001738A0"/>
    <w:rsid w:val="00174558"/>
    <w:rsid w:val="00175745"/>
    <w:rsid w:val="00175D10"/>
    <w:rsid w:val="00175D82"/>
    <w:rsid w:val="001768D7"/>
    <w:rsid w:val="00176996"/>
    <w:rsid w:val="00176F93"/>
    <w:rsid w:val="00177303"/>
    <w:rsid w:val="001802B3"/>
    <w:rsid w:val="001803B4"/>
    <w:rsid w:val="00181104"/>
    <w:rsid w:val="0018173D"/>
    <w:rsid w:val="00181985"/>
    <w:rsid w:val="001825FC"/>
    <w:rsid w:val="00182901"/>
    <w:rsid w:val="00184A98"/>
    <w:rsid w:val="00185157"/>
    <w:rsid w:val="001853FF"/>
    <w:rsid w:val="0018594A"/>
    <w:rsid w:val="0018645C"/>
    <w:rsid w:val="00186985"/>
    <w:rsid w:val="001875D7"/>
    <w:rsid w:val="00187EA2"/>
    <w:rsid w:val="00187F80"/>
    <w:rsid w:val="00190281"/>
    <w:rsid w:val="00190A68"/>
    <w:rsid w:val="00190FC3"/>
    <w:rsid w:val="00191161"/>
    <w:rsid w:val="00192A61"/>
    <w:rsid w:val="0019403C"/>
    <w:rsid w:val="00194A92"/>
    <w:rsid w:val="001957CA"/>
    <w:rsid w:val="00195A8A"/>
    <w:rsid w:val="00196975"/>
    <w:rsid w:val="00196C7A"/>
    <w:rsid w:val="001A0A4E"/>
    <w:rsid w:val="001A1334"/>
    <w:rsid w:val="001A1D1E"/>
    <w:rsid w:val="001A1E7B"/>
    <w:rsid w:val="001A26CB"/>
    <w:rsid w:val="001A2CBD"/>
    <w:rsid w:val="001A333C"/>
    <w:rsid w:val="001A3695"/>
    <w:rsid w:val="001A5771"/>
    <w:rsid w:val="001A5810"/>
    <w:rsid w:val="001A66B0"/>
    <w:rsid w:val="001B0666"/>
    <w:rsid w:val="001B31CB"/>
    <w:rsid w:val="001B4074"/>
    <w:rsid w:val="001B4396"/>
    <w:rsid w:val="001B535C"/>
    <w:rsid w:val="001B5C81"/>
    <w:rsid w:val="001B5DFC"/>
    <w:rsid w:val="001C222B"/>
    <w:rsid w:val="001C2C2A"/>
    <w:rsid w:val="001C3E8C"/>
    <w:rsid w:val="001C6607"/>
    <w:rsid w:val="001C6A5D"/>
    <w:rsid w:val="001C6F96"/>
    <w:rsid w:val="001C7FBE"/>
    <w:rsid w:val="001D0F46"/>
    <w:rsid w:val="001D1997"/>
    <w:rsid w:val="001D1CC8"/>
    <w:rsid w:val="001D2861"/>
    <w:rsid w:val="001D3CC4"/>
    <w:rsid w:val="001D439A"/>
    <w:rsid w:val="001D5D6D"/>
    <w:rsid w:val="001D78F4"/>
    <w:rsid w:val="001E24E1"/>
    <w:rsid w:val="001E2888"/>
    <w:rsid w:val="001E295A"/>
    <w:rsid w:val="001E59C0"/>
    <w:rsid w:val="001E5FC6"/>
    <w:rsid w:val="001E6811"/>
    <w:rsid w:val="001E79C3"/>
    <w:rsid w:val="001E7B53"/>
    <w:rsid w:val="001F1770"/>
    <w:rsid w:val="001F17BC"/>
    <w:rsid w:val="001F20DB"/>
    <w:rsid w:val="001F6F18"/>
    <w:rsid w:val="001F70F3"/>
    <w:rsid w:val="001F71D1"/>
    <w:rsid w:val="00200D2F"/>
    <w:rsid w:val="00201C28"/>
    <w:rsid w:val="0020218E"/>
    <w:rsid w:val="00203A16"/>
    <w:rsid w:val="00204650"/>
    <w:rsid w:val="00205F1C"/>
    <w:rsid w:val="00206B4D"/>
    <w:rsid w:val="002079CF"/>
    <w:rsid w:val="00207E96"/>
    <w:rsid w:val="00210444"/>
    <w:rsid w:val="0021095F"/>
    <w:rsid w:val="0021125F"/>
    <w:rsid w:val="0021238E"/>
    <w:rsid w:val="002128CE"/>
    <w:rsid w:val="0021342C"/>
    <w:rsid w:val="00214184"/>
    <w:rsid w:val="002147B2"/>
    <w:rsid w:val="0021535B"/>
    <w:rsid w:val="00215BE2"/>
    <w:rsid w:val="0021714D"/>
    <w:rsid w:val="002173DC"/>
    <w:rsid w:val="00217CCF"/>
    <w:rsid w:val="00221759"/>
    <w:rsid w:val="00222D1D"/>
    <w:rsid w:val="0022480F"/>
    <w:rsid w:val="00224BF4"/>
    <w:rsid w:val="00225A92"/>
    <w:rsid w:val="00225CF7"/>
    <w:rsid w:val="0022606B"/>
    <w:rsid w:val="002264FE"/>
    <w:rsid w:val="00227011"/>
    <w:rsid w:val="002272C2"/>
    <w:rsid w:val="00227C5A"/>
    <w:rsid w:val="00227DF1"/>
    <w:rsid w:val="0023011B"/>
    <w:rsid w:val="002312D3"/>
    <w:rsid w:val="0023175D"/>
    <w:rsid w:val="0023193B"/>
    <w:rsid w:val="002320BF"/>
    <w:rsid w:val="00232AAF"/>
    <w:rsid w:val="002344BA"/>
    <w:rsid w:val="00234974"/>
    <w:rsid w:val="00235EAB"/>
    <w:rsid w:val="00237A38"/>
    <w:rsid w:val="0024072A"/>
    <w:rsid w:val="00240A53"/>
    <w:rsid w:val="0024148D"/>
    <w:rsid w:val="002424A4"/>
    <w:rsid w:val="00242C69"/>
    <w:rsid w:val="00244875"/>
    <w:rsid w:val="0024654D"/>
    <w:rsid w:val="00250829"/>
    <w:rsid w:val="00250BF4"/>
    <w:rsid w:val="00251CCB"/>
    <w:rsid w:val="0025254F"/>
    <w:rsid w:val="00253208"/>
    <w:rsid w:val="00253882"/>
    <w:rsid w:val="002544C0"/>
    <w:rsid w:val="00254B90"/>
    <w:rsid w:val="00254ED7"/>
    <w:rsid w:val="00255628"/>
    <w:rsid w:val="0025756D"/>
    <w:rsid w:val="002607B3"/>
    <w:rsid w:val="00260E8B"/>
    <w:rsid w:val="00262718"/>
    <w:rsid w:val="00263400"/>
    <w:rsid w:val="00263FBA"/>
    <w:rsid w:val="002647F3"/>
    <w:rsid w:val="00264FF1"/>
    <w:rsid w:val="00265288"/>
    <w:rsid w:val="00267306"/>
    <w:rsid w:val="002673BD"/>
    <w:rsid w:val="00270347"/>
    <w:rsid w:val="00271011"/>
    <w:rsid w:val="002714B6"/>
    <w:rsid w:val="0027258B"/>
    <w:rsid w:val="00274752"/>
    <w:rsid w:val="00277779"/>
    <w:rsid w:val="0028019E"/>
    <w:rsid w:val="002801D6"/>
    <w:rsid w:val="00281049"/>
    <w:rsid w:val="00281323"/>
    <w:rsid w:val="00281745"/>
    <w:rsid w:val="00283ADA"/>
    <w:rsid w:val="00283E6D"/>
    <w:rsid w:val="0028413C"/>
    <w:rsid w:val="0028548E"/>
    <w:rsid w:val="002854D2"/>
    <w:rsid w:val="002855E0"/>
    <w:rsid w:val="00286778"/>
    <w:rsid w:val="002876B5"/>
    <w:rsid w:val="00287FB8"/>
    <w:rsid w:val="00290CF2"/>
    <w:rsid w:val="0029152A"/>
    <w:rsid w:val="00291999"/>
    <w:rsid w:val="00291C53"/>
    <w:rsid w:val="0029236F"/>
    <w:rsid w:val="00295429"/>
    <w:rsid w:val="00296645"/>
    <w:rsid w:val="002967E6"/>
    <w:rsid w:val="00296FF8"/>
    <w:rsid w:val="002978D3"/>
    <w:rsid w:val="002A0293"/>
    <w:rsid w:val="002A0772"/>
    <w:rsid w:val="002A0FDC"/>
    <w:rsid w:val="002A127B"/>
    <w:rsid w:val="002A16B0"/>
    <w:rsid w:val="002A32E4"/>
    <w:rsid w:val="002A4635"/>
    <w:rsid w:val="002A5399"/>
    <w:rsid w:val="002A597D"/>
    <w:rsid w:val="002A5CF6"/>
    <w:rsid w:val="002A5F84"/>
    <w:rsid w:val="002B0F54"/>
    <w:rsid w:val="002B13F4"/>
    <w:rsid w:val="002B403D"/>
    <w:rsid w:val="002B4111"/>
    <w:rsid w:val="002B5405"/>
    <w:rsid w:val="002B5CB7"/>
    <w:rsid w:val="002B66F9"/>
    <w:rsid w:val="002B6B9B"/>
    <w:rsid w:val="002C1042"/>
    <w:rsid w:val="002C1B9E"/>
    <w:rsid w:val="002C4E13"/>
    <w:rsid w:val="002C5708"/>
    <w:rsid w:val="002C6791"/>
    <w:rsid w:val="002C69FD"/>
    <w:rsid w:val="002C74EE"/>
    <w:rsid w:val="002D0E72"/>
    <w:rsid w:val="002D1B9D"/>
    <w:rsid w:val="002D25DE"/>
    <w:rsid w:val="002D2D3A"/>
    <w:rsid w:val="002D3F1C"/>
    <w:rsid w:val="002D48E3"/>
    <w:rsid w:val="002D51E5"/>
    <w:rsid w:val="002D53D0"/>
    <w:rsid w:val="002D5403"/>
    <w:rsid w:val="002D646A"/>
    <w:rsid w:val="002D6985"/>
    <w:rsid w:val="002D6AC0"/>
    <w:rsid w:val="002D7455"/>
    <w:rsid w:val="002D7D37"/>
    <w:rsid w:val="002E0804"/>
    <w:rsid w:val="002E1F9A"/>
    <w:rsid w:val="002E288B"/>
    <w:rsid w:val="002E28E8"/>
    <w:rsid w:val="002E2B45"/>
    <w:rsid w:val="002E2C8C"/>
    <w:rsid w:val="002E49FC"/>
    <w:rsid w:val="002E60F9"/>
    <w:rsid w:val="002E7906"/>
    <w:rsid w:val="002E7F85"/>
    <w:rsid w:val="002F03B9"/>
    <w:rsid w:val="002F07CD"/>
    <w:rsid w:val="002F14B7"/>
    <w:rsid w:val="002F1E54"/>
    <w:rsid w:val="002F29E2"/>
    <w:rsid w:val="002F50F7"/>
    <w:rsid w:val="002F52C2"/>
    <w:rsid w:val="002F5D91"/>
    <w:rsid w:val="002F5E27"/>
    <w:rsid w:val="002F5FFB"/>
    <w:rsid w:val="002F6553"/>
    <w:rsid w:val="002F6D73"/>
    <w:rsid w:val="002F704B"/>
    <w:rsid w:val="002F7C33"/>
    <w:rsid w:val="003009F7"/>
    <w:rsid w:val="0030394A"/>
    <w:rsid w:val="003043D4"/>
    <w:rsid w:val="003045B6"/>
    <w:rsid w:val="003054A7"/>
    <w:rsid w:val="003058BE"/>
    <w:rsid w:val="00310697"/>
    <w:rsid w:val="00310A42"/>
    <w:rsid w:val="00311827"/>
    <w:rsid w:val="00312652"/>
    <w:rsid w:val="0031349E"/>
    <w:rsid w:val="003134F8"/>
    <w:rsid w:val="00313B3C"/>
    <w:rsid w:val="00313ED5"/>
    <w:rsid w:val="003145B5"/>
    <w:rsid w:val="0031462F"/>
    <w:rsid w:val="00315364"/>
    <w:rsid w:val="0031742E"/>
    <w:rsid w:val="00320408"/>
    <w:rsid w:val="003219C5"/>
    <w:rsid w:val="0032251C"/>
    <w:rsid w:val="00322839"/>
    <w:rsid w:val="00323448"/>
    <w:rsid w:val="00324B8E"/>
    <w:rsid w:val="00326975"/>
    <w:rsid w:val="003307CF"/>
    <w:rsid w:val="003307E0"/>
    <w:rsid w:val="00330E89"/>
    <w:rsid w:val="00330F8C"/>
    <w:rsid w:val="00331793"/>
    <w:rsid w:val="00332B8C"/>
    <w:rsid w:val="003338FD"/>
    <w:rsid w:val="00334366"/>
    <w:rsid w:val="00335240"/>
    <w:rsid w:val="00335659"/>
    <w:rsid w:val="0033623C"/>
    <w:rsid w:val="0033682D"/>
    <w:rsid w:val="00336BA9"/>
    <w:rsid w:val="00336C8D"/>
    <w:rsid w:val="003400BC"/>
    <w:rsid w:val="003401CE"/>
    <w:rsid w:val="00340205"/>
    <w:rsid w:val="003415BA"/>
    <w:rsid w:val="00343377"/>
    <w:rsid w:val="00343CDA"/>
    <w:rsid w:val="00345677"/>
    <w:rsid w:val="00345678"/>
    <w:rsid w:val="00345846"/>
    <w:rsid w:val="00350131"/>
    <w:rsid w:val="00350651"/>
    <w:rsid w:val="003506F6"/>
    <w:rsid w:val="0035110A"/>
    <w:rsid w:val="00351CF0"/>
    <w:rsid w:val="0035248C"/>
    <w:rsid w:val="0035355D"/>
    <w:rsid w:val="00353A60"/>
    <w:rsid w:val="0035441C"/>
    <w:rsid w:val="00355E53"/>
    <w:rsid w:val="003569CE"/>
    <w:rsid w:val="003602C2"/>
    <w:rsid w:val="00360AB5"/>
    <w:rsid w:val="00361092"/>
    <w:rsid w:val="003626F0"/>
    <w:rsid w:val="0036300C"/>
    <w:rsid w:val="00363262"/>
    <w:rsid w:val="003642BE"/>
    <w:rsid w:val="003643E9"/>
    <w:rsid w:val="0036446A"/>
    <w:rsid w:val="00364642"/>
    <w:rsid w:val="00364EBD"/>
    <w:rsid w:val="00365BBF"/>
    <w:rsid w:val="00365CBB"/>
    <w:rsid w:val="003673D1"/>
    <w:rsid w:val="00367602"/>
    <w:rsid w:val="0036782A"/>
    <w:rsid w:val="003702E7"/>
    <w:rsid w:val="0037293D"/>
    <w:rsid w:val="003729A4"/>
    <w:rsid w:val="00372C24"/>
    <w:rsid w:val="00373101"/>
    <w:rsid w:val="00374335"/>
    <w:rsid w:val="00374DD9"/>
    <w:rsid w:val="00377ED1"/>
    <w:rsid w:val="0038108F"/>
    <w:rsid w:val="00381FB1"/>
    <w:rsid w:val="00382B02"/>
    <w:rsid w:val="0038309F"/>
    <w:rsid w:val="0038314C"/>
    <w:rsid w:val="00383A9B"/>
    <w:rsid w:val="00383EAB"/>
    <w:rsid w:val="00384BF4"/>
    <w:rsid w:val="00384E01"/>
    <w:rsid w:val="003854F8"/>
    <w:rsid w:val="00385A6C"/>
    <w:rsid w:val="00387248"/>
    <w:rsid w:val="0039080C"/>
    <w:rsid w:val="00390EB1"/>
    <w:rsid w:val="00390F8A"/>
    <w:rsid w:val="0039234A"/>
    <w:rsid w:val="003942A8"/>
    <w:rsid w:val="00394773"/>
    <w:rsid w:val="0039564B"/>
    <w:rsid w:val="00395B5B"/>
    <w:rsid w:val="003972B9"/>
    <w:rsid w:val="003973F5"/>
    <w:rsid w:val="00397BD4"/>
    <w:rsid w:val="00397C91"/>
    <w:rsid w:val="003A3C96"/>
    <w:rsid w:val="003A3E24"/>
    <w:rsid w:val="003A43B6"/>
    <w:rsid w:val="003A573E"/>
    <w:rsid w:val="003A5757"/>
    <w:rsid w:val="003A5C84"/>
    <w:rsid w:val="003A60D1"/>
    <w:rsid w:val="003A6841"/>
    <w:rsid w:val="003A6DD7"/>
    <w:rsid w:val="003A718F"/>
    <w:rsid w:val="003A7E9B"/>
    <w:rsid w:val="003A7F53"/>
    <w:rsid w:val="003B01A9"/>
    <w:rsid w:val="003B07A2"/>
    <w:rsid w:val="003B16C1"/>
    <w:rsid w:val="003B2250"/>
    <w:rsid w:val="003B29E4"/>
    <w:rsid w:val="003B3112"/>
    <w:rsid w:val="003B3323"/>
    <w:rsid w:val="003B3A15"/>
    <w:rsid w:val="003B41D9"/>
    <w:rsid w:val="003B4D73"/>
    <w:rsid w:val="003B5772"/>
    <w:rsid w:val="003B60EC"/>
    <w:rsid w:val="003B6F72"/>
    <w:rsid w:val="003C391A"/>
    <w:rsid w:val="003C43F3"/>
    <w:rsid w:val="003C44B6"/>
    <w:rsid w:val="003C4B3B"/>
    <w:rsid w:val="003C4B4B"/>
    <w:rsid w:val="003C5127"/>
    <w:rsid w:val="003C5515"/>
    <w:rsid w:val="003C7458"/>
    <w:rsid w:val="003D2763"/>
    <w:rsid w:val="003D2CF7"/>
    <w:rsid w:val="003D4BB3"/>
    <w:rsid w:val="003D5B80"/>
    <w:rsid w:val="003D7B83"/>
    <w:rsid w:val="003E07BC"/>
    <w:rsid w:val="003E128A"/>
    <w:rsid w:val="003E2276"/>
    <w:rsid w:val="003E4C66"/>
    <w:rsid w:val="003E5B75"/>
    <w:rsid w:val="003E5D20"/>
    <w:rsid w:val="003F0461"/>
    <w:rsid w:val="003F13C9"/>
    <w:rsid w:val="003F1695"/>
    <w:rsid w:val="003F17A5"/>
    <w:rsid w:val="003F1F2A"/>
    <w:rsid w:val="003F3100"/>
    <w:rsid w:val="003F4DD0"/>
    <w:rsid w:val="003F5C91"/>
    <w:rsid w:val="003F5E5D"/>
    <w:rsid w:val="003F6893"/>
    <w:rsid w:val="003F71BE"/>
    <w:rsid w:val="00402145"/>
    <w:rsid w:val="00402446"/>
    <w:rsid w:val="00402F61"/>
    <w:rsid w:val="00405867"/>
    <w:rsid w:val="004062ED"/>
    <w:rsid w:val="004103F2"/>
    <w:rsid w:val="00410A8D"/>
    <w:rsid w:val="00411597"/>
    <w:rsid w:val="0041242D"/>
    <w:rsid w:val="00412531"/>
    <w:rsid w:val="00412B96"/>
    <w:rsid w:val="00412EA7"/>
    <w:rsid w:val="00414DF2"/>
    <w:rsid w:val="00414ED9"/>
    <w:rsid w:val="00415C59"/>
    <w:rsid w:val="00416D4A"/>
    <w:rsid w:val="00421CDC"/>
    <w:rsid w:val="004238E6"/>
    <w:rsid w:val="004269BA"/>
    <w:rsid w:val="00426C9C"/>
    <w:rsid w:val="00426E8D"/>
    <w:rsid w:val="00426EE3"/>
    <w:rsid w:val="00430EEE"/>
    <w:rsid w:val="0043155E"/>
    <w:rsid w:val="004316A9"/>
    <w:rsid w:val="00431C9D"/>
    <w:rsid w:val="00432F24"/>
    <w:rsid w:val="00433625"/>
    <w:rsid w:val="00433B04"/>
    <w:rsid w:val="00433EFD"/>
    <w:rsid w:val="004346DF"/>
    <w:rsid w:val="00434CCA"/>
    <w:rsid w:val="00437610"/>
    <w:rsid w:val="00437913"/>
    <w:rsid w:val="00440381"/>
    <w:rsid w:val="004410BB"/>
    <w:rsid w:val="0044261B"/>
    <w:rsid w:val="00442B9E"/>
    <w:rsid w:val="00443FDB"/>
    <w:rsid w:val="00444B14"/>
    <w:rsid w:val="00444D42"/>
    <w:rsid w:val="00445B17"/>
    <w:rsid w:val="00445BA4"/>
    <w:rsid w:val="00446136"/>
    <w:rsid w:val="00446FFC"/>
    <w:rsid w:val="004472B8"/>
    <w:rsid w:val="00447E40"/>
    <w:rsid w:val="0045057A"/>
    <w:rsid w:val="00451575"/>
    <w:rsid w:val="00451CD4"/>
    <w:rsid w:val="00452239"/>
    <w:rsid w:val="00453479"/>
    <w:rsid w:val="00453CB3"/>
    <w:rsid w:val="0045499F"/>
    <w:rsid w:val="004549C3"/>
    <w:rsid w:val="00454A12"/>
    <w:rsid w:val="00455C0F"/>
    <w:rsid w:val="004561FE"/>
    <w:rsid w:val="0045649A"/>
    <w:rsid w:val="004567CF"/>
    <w:rsid w:val="00456A2A"/>
    <w:rsid w:val="00456D30"/>
    <w:rsid w:val="00456ED7"/>
    <w:rsid w:val="00457032"/>
    <w:rsid w:val="00457FA8"/>
    <w:rsid w:val="0046135B"/>
    <w:rsid w:val="004616FA"/>
    <w:rsid w:val="00461C01"/>
    <w:rsid w:val="00461C33"/>
    <w:rsid w:val="00464CD8"/>
    <w:rsid w:val="00465A08"/>
    <w:rsid w:val="004660F8"/>
    <w:rsid w:val="00466380"/>
    <w:rsid w:val="00467343"/>
    <w:rsid w:val="00467D12"/>
    <w:rsid w:val="00470D37"/>
    <w:rsid w:val="00471C1A"/>
    <w:rsid w:val="00472363"/>
    <w:rsid w:val="00472545"/>
    <w:rsid w:val="00474195"/>
    <w:rsid w:val="0047485E"/>
    <w:rsid w:val="00474873"/>
    <w:rsid w:val="0047566A"/>
    <w:rsid w:val="00475919"/>
    <w:rsid w:val="00477142"/>
    <w:rsid w:val="004771AE"/>
    <w:rsid w:val="00480462"/>
    <w:rsid w:val="00481236"/>
    <w:rsid w:val="00481549"/>
    <w:rsid w:val="0048213D"/>
    <w:rsid w:val="004827DE"/>
    <w:rsid w:val="00483A24"/>
    <w:rsid w:val="004842B5"/>
    <w:rsid w:val="00486EA7"/>
    <w:rsid w:val="0048713C"/>
    <w:rsid w:val="004905FD"/>
    <w:rsid w:val="00490979"/>
    <w:rsid w:val="00491162"/>
    <w:rsid w:val="004918FE"/>
    <w:rsid w:val="00492157"/>
    <w:rsid w:val="00492E37"/>
    <w:rsid w:val="0049365C"/>
    <w:rsid w:val="00494A5C"/>
    <w:rsid w:val="00495477"/>
    <w:rsid w:val="00495DDC"/>
    <w:rsid w:val="0049719A"/>
    <w:rsid w:val="00497439"/>
    <w:rsid w:val="004A11E0"/>
    <w:rsid w:val="004A1989"/>
    <w:rsid w:val="004A465C"/>
    <w:rsid w:val="004A4778"/>
    <w:rsid w:val="004A4A75"/>
    <w:rsid w:val="004A528B"/>
    <w:rsid w:val="004A5E88"/>
    <w:rsid w:val="004A6DAB"/>
    <w:rsid w:val="004B6528"/>
    <w:rsid w:val="004B6769"/>
    <w:rsid w:val="004B6DA3"/>
    <w:rsid w:val="004B6E4F"/>
    <w:rsid w:val="004B7F8A"/>
    <w:rsid w:val="004C0C3D"/>
    <w:rsid w:val="004C0E1E"/>
    <w:rsid w:val="004C391B"/>
    <w:rsid w:val="004C3C77"/>
    <w:rsid w:val="004C3EF5"/>
    <w:rsid w:val="004C448C"/>
    <w:rsid w:val="004C4E0C"/>
    <w:rsid w:val="004C4E90"/>
    <w:rsid w:val="004C57ED"/>
    <w:rsid w:val="004C7F06"/>
    <w:rsid w:val="004D0085"/>
    <w:rsid w:val="004D03C1"/>
    <w:rsid w:val="004D0D01"/>
    <w:rsid w:val="004D2785"/>
    <w:rsid w:val="004D3EF4"/>
    <w:rsid w:val="004D467F"/>
    <w:rsid w:val="004D5BC3"/>
    <w:rsid w:val="004D68A4"/>
    <w:rsid w:val="004D6953"/>
    <w:rsid w:val="004D7E47"/>
    <w:rsid w:val="004E2620"/>
    <w:rsid w:val="004E3268"/>
    <w:rsid w:val="004E52DC"/>
    <w:rsid w:val="004E742A"/>
    <w:rsid w:val="004E7481"/>
    <w:rsid w:val="004E7CBC"/>
    <w:rsid w:val="004F0297"/>
    <w:rsid w:val="004F0A1A"/>
    <w:rsid w:val="004F0A65"/>
    <w:rsid w:val="004F11E1"/>
    <w:rsid w:val="004F23AF"/>
    <w:rsid w:val="004F3593"/>
    <w:rsid w:val="004F3EF3"/>
    <w:rsid w:val="004F4CA6"/>
    <w:rsid w:val="004F57BB"/>
    <w:rsid w:val="00501D66"/>
    <w:rsid w:val="00503044"/>
    <w:rsid w:val="005036F5"/>
    <w:rsid w:val="0050385D"/>
    <w:rsid w:val="00504376"/>
    <w:rsid w:val="00504C0E"/>
    <w:rsid w:val="00504E71"/>
    <w:rsid w:val="0050513B"/>
    <w:rsid w:val="00505586"/>
    <w:rsid w:val="00505F1E"/>
    <w:rsid w:val="00506D37"/>
    <w:rsid w:val="00507242"/>
    <w:rsid w:val="005103C3"/>
    <w:rsid w:val="00511881"/>
    <w:rsid w:val="00512F54"/>
    <w:rsid w:val="005141CB"/>
    <w:rsid w:val="0051626B"/>
    <w:rsid w:val="00517452"/>
    <w:rsid w:val="005175B1"/>
    <w:rsid w:val="00517EF6"/>
    <w:rsid w:val="00520180"/>
    <w:rsid w:val="005203C5"/>
    <w:rsid w:val="00521E14"/>
    <w:rsid w:val="00522E60"/>
    <w:rsid w:val="005246F8"/>
    <w:rsid w:val="0052626C"/>
    <w:rsid w:val="0052660F"/>
    <w:rsid w:val="00527C4A"/>
    <w:rsid w:val="00527D9A"/>
    <w:rsid w:val="005301E0"/>
    <w:rsid w:val="00530373"/>
    <w:rsid w:val="00531E7A"/>
    <w:rsid w:val="00531E84"/>
    <w:rsid w:val="00531F7C"/>
    <w:rsid w:val="00533323"/>
    <w:rsid w:val="0053363F"/>
    <w:rsid w:val="00533777"/>
    <w:rsid w:val="00534B93"/>
    <w:rsid w:val="00534ED9"/>
    <w:rsid w:val="00535830"/>
    <w:rsid w:val="00536633"/>
    <w:rsid w:val="00537561"/>
    <w:rsid w:val="00537AA6"/>
    <w:rsid w:val="00540E2F"/>
    <w:rsid w:val="00541AB4"/>
    <w:rsid w:val="005424ED"/>
    <w:rsid w:val="0054426F"/>
    <w:rsid w:val="005445C0"/>
    <w:rsid w:val="00544927"/>
    <w:rsid w:val="00544B8A"/>
    <w:rsid w:val="00544F10"/>
    <w:rsid w:val="00545013"/>
    <w:rsid w:val="0054505E"/>
    <w:rsid w:val="005458AC"/>
    <w:rsid w:val="00545A78"/>
    <w:rsid w:val="00545A83"/>
    <w:rsid w:val="00547E2C"/>
    <w:rsid w:val="00551927"/>
    <w:rsid w:val="00552433"/>
    <w:rsid w:val="00552760"/>
    <w:rsid w:val="0055342D"/>
    <w:rsid w:val="00553703"/>
    <w:rsid w:val="00553B73"/>
    <w:rsid w:val="00553C7E"/>
    <w:rsid w:val="005540C9"/>
    <w:rsid w:val="00554466"/>
    <w:rsid w:val="005544AC"/>
    <w:rsid w:val="00554768"/>
    <w:rsid w:val="005552A1"/>
    <w:rsid w:val="00556C00"/>
    <w:rsid w:val="005571E8"/>
    <w:rsid w:val="005606B0"/>
    <w:rsid w:val="0056164E"/>
    <w:rsid w:val="00561F10"/>
    <w:rsid w:val="0056257C"/>
    <w:rsid w:val="00562BAF"/>
    <w:rsid w:val="00562EC4"/>
    <w:rsid w:val="005642B4"/>
    <w:rsid w:val="00565081"/>
    <w:rsid w:val="00565105"/>
    <w:rsid w:val="00566B36"/>
    <w:rsid w:val="00566BC0"/>
    <w:rsid w:val="00567018"/>
    <w:rsid w:val="00567166"/>
    <w:rsid w:val="00567317"/>
    <w:rsid w:val="00567937"/>
    <w:rsid w:val="0057012E"/>
    <w:rsid w:val="005701A4"/>
    <w:rsid w:val="00571639"/>
    <w:rsid w:val="00571C3B"/>
    <w:rsid w:val="00572C8E"/>
    <w:rsid w:val="00573073"/>
    <w:rsid w:val="00573494"/>
    <w:rsid w:val="005734D1"/>
    <w:rsid w:val="0057360F"/>
    <w:rsid w:val="00573BBE"/>
    <w:rsid w:val="00574117"/>
    <w:rsid w:val="00576535"/>
    <w:rsid w:val="005773AE"/>
    <w:rsid w:val="00577B3E"/>
    <w:rsid w:val="0058092C"/>
    <w:rsid w:val="00581816"/>
    <w:rsid w:val="005848B1"/>
    <w:rsid w:val="005855B5"/>
    <w:rsid w:val="00586F2A"/>
    <w:rsid w:val="005873FA"/>
    <w:rsid w:val="005874A8"/>
    <w:rsid w:val="00587E5B"/>
    <w:rsid w:val="00590370"/>
    <w:rsid w:val="005909A5"/>
    <w:rsid w:val="005913E7"/>
    <w:rsid w:val="00591C9B"/>
    <w:rsid w:val="00593CA1"/>
    <w:rsid w:val="00593E2D"/>
    <w:rsid w:val="00594663"/>
    <w:rsid w:val="00594B83"/>
    <w:rsid w:val="0059549E"/>
    <w:rsid w:val="0059600A"/>
    <w:rsid w:val="005967AE"/>
    <w:rsid w:val="00597037"/>
    <w:rsid w:val="005A1EF9"/>
    <w:rsid w:val="005A2A5A"/>
    <w:rsid w:val="005A3854"/>
    <w:rsid w:val="005A4EA5"/>
    <w:rsid w:val="005A5B05"/>
    <w:rsid w:val="005A5D88"/>
    <w:rsid w:val="005A641A"/>
    <w:rsid w:val="005A6DF0"/>
    <w:rsid w:val="005B15E9"/>
    <w:rsid w:val="005B166D"/>
    <w:rsid w:val="005B326A"/>
    <w:rsid w:val="005B4188"/>
    <w:rsid w:val="005B4A27"/>
    <w:rsid w:val="005B6536"/>
    <w:rsid w:val="005B664A"/>
    <w:rsid w:val="005B74A0"/>
    <w:rsid w:val="005B79F9"/>
    <w:rsid w:val="005B7DD0"/>
    <w:rsid w:val="005C0064"/>
    <w:rsid w:val="005C01FE"/>
    <w:rsid w:val="005C079B"/>
    <w:rsid w:val="005C08E1"/>
    <w:rsid w:val="005C09CE"/>
    <w:rsid w:val="005C0A23"/>
    <w:rsid w:val="005C1C5F"/>
    <w:rsid w:val="005C296C"/>
    <w:rsid w:val="005C2F7A"/>
    <w:rsid w:val="005C54B7"/>
    <w:rsid w:val="005D1212"/>
    <w:rsid w:val="005D1AB4"/>
    <w:rsid w:val="005D215B"/>
    <w:rsid w:val="005D25AB"/>
    <w:rsid w:val="005D2C3A"/>
    <w:rsid w:val="005D30D6"/>
    <w:rsid w:val="005D4211"/>
    <w:rsid w:val="005D4E0C"/>
    <w:rsid w:val="005D56E7"/>
    <w:rsid w:val="005D5761"/>
    <w:rsid w:val="005D5A67"/>
    <w:rsid w:val="005D5E1F"/>
    <w:rsid w:val="005D6663"/>
    <w:rsid w:val="005E01D9"/>
    <w:rsid w:val="005E0E71"/>
    <w:rsid w:val="005E433D"/>
    <w:rsid w:val="005E445B"/>
    <w:rsid w:val="005E4BB9"/>
    <w:rsid w:val="005E5B74"/>
    <w:rsid w:val="005E5EDF"/>
    <w:rsid w:val="005E753E"/>
    <w:rsid w:val="005E7778"/>
    <w:rsid w:val="005F04CA"/>
    <w:rsid w:val="005F0D9B"/>
    <w:rsid w:val="005F1202"/>
    <w:rsid w:val="005F14D9"/>
    <w:rsid w:val="005F1EC0"/>
    <w:rsid w:val="005F1FEE"/>
    <w:rsid w:val="005F2640"/>
    <w:rsid w:val="005F2711"/>
    <w:rsid w:val="005F2F16"/>
    <w:rsid w:val="005F3438"/>
    <w:rsid w:val="005F4184"/>
    <w:rsid w:val="005F4561"/>
    <w:rsid w:val="005F479E"/>
    <w:rsid w:val="005F62B2"/>
    <w:rsid w:val="005F6E80"/>
    <w:rsid w:val="00601534"/>
    <w:rsid w:val="00604101"/>
    <w:rsid w:val="006042E0"/>
    <w:rsid w:val="006054FB"/>
    <w:rsid w:val="00607DB2"/>
    <w:rsid w:val="00610E50"/>
    <w:rsid w:val="00613BF9"/>
    <w:rsid w:val="006148EC"/>
    <w:rsid w:val="0061493F"/>
    <w:rsid w:val="006150EA"/>
    <w:rsid w:val="006154F0"/>
    <w:rsid w:val="00616BA0"/>
    <w:rsid w:val="00621869"/>
    <w:rsid w:val="00621F8B"/>
    <w:rsid w:val="006232E8"/>
    <w:rsid w:val="006249F9"/>
    <w:rsid w:val="00627104"/>
    <w:rsid w:val="00630066"/>
    <w:rsid w:val="006309C8"/>
    <w:rsid w:val="00630E08"/>
    <w:rsid w:val="0063290E"/>
    <w:rsid w:val="00632A33"/>
    <w:rsid w:val="00632BB8"/>
    <w:rsid w:val="006330B5"/>
    <w:rsid w:val="0063420F"/>
    <w:rsid w:val="00634C6B"/>
    <w:rsid w:val="00635DAA"/>
    <w:rsid w:val="006366ED"/>
    <w:rsid w:val="006374CF"/>
    <w:rsid w:val="006377FD"/>
    <w:rsid w:val="006409BC"/>
    <w:rsid w:val="00640E76"/>
    <w:rsid w:val="006412E1"/>
    <w:rsid w:val="00643DAA"/>
    <w:rsid w:val="00644BFC"/>
    <w:rsid w:val="006451CF"/>
    <w:rsid w:val="006452BC"/>
    <w:rsid w:val="0064573E"/>
    <w:rsid w:val="00646010"/>
    <w:rsid w:val="00646337"/>
    <w:rsid w:val="0064722F"/>
    <w:rsid w:val="006503B8"/>
    <w:rsid w:val="0065053D"/>
    <w:rsid w:val="00650C2B"/>
    <w:rsid w:val="00652129"/>
    <w:rsid w:val="00652AC8"/>
    <w:rsid w:val="006532CE"/>
    <w:rsid w:val="006535A2"/>
    <w:rsid w:val="00654A84"/>
    <w:rsid w:val="00655D3A"/>
    <w:rsid w:val="00657309"/>
    <w:rsid w:val="00657747"/>
    <w:rsid w:val="00662197"/>
    <w:rsid w:val="00662A32"/>
    <w:rsid w:val="00664100"/>
    <w:rsid w:val="00664D38"/>
    <w:rsid w:val="00664F2A"/>
    <w:rsid w:val="00666F21"/>
    <w:rsid w:val="00667642"/>
    <w:rsid w:val="006679C8"/>
    <w:rsid w:val="006732D1"/>
    <w:rsid w:val="006748DE"/>
    <w:rsid w:val="00674FFB"/>
    <w:rsid w:val="006763FA"/>
    <w:rsid w:val="00680460"/>
    <w:rsid w:val="00680934"/>
    <w:rsid w:val="00682051"/>
    <w:rsid w:val="00683B5A"/>
    <w:rsid w:val="006850E6"/>
    <w:rsid w:val="006863E9"/>
    <w:rsid w:val="006870EF"/>
    <w:rsid w:val="006907DD"/>
    <w:rsid w:val="00691146"/>
    <w:rsid w:val="0069178E"/>
    <w:rsid w:val="00693F1A"/>
    <w:rsid w:val="00696A73"/>
    <w:rsid w:val="00696C89"/>
    <w:rsid w:val="00696CED"/>
    <w:rsid w:val="00696FB6"/>
    <w:rsid w:val="00697412"/>
    <w:rsid w:val="006A0934"/>
    <w:rsid w:val="006A1125"/>
    <w:rsid w:val="006A1340"/>
    <w:rsid w:val="006A1C92"/>
    <w:rsid w:val="006A1E04"/>
    <w:rsid w:val="006A2C6F"/>
    <w:rsid w:val="006A2CD7"/>
    <w:rsid w:val="006A2D4A"/>
    <w:rsid w:val="006A34C2"/>
    <w:rsid w:val="006A458D"/>
    <w:rsid w:val="006A61F6"/>
    <w:rsid w:val="006A643C"/>
    <w:rsid w:val="006A68D6"/>
    <w:rsid w:val="006A6D22"/>
    <w:rsid w:val="006B0CE5"/>
    <w:rsid w:val="006B0F90"/>
    <w:rsid w:val="006B315E"/>
    <w:rsid w:val="006B3727"/>
    <w:rsid w:val="006B3B31"/>
    <w:rsid w:val="006B3E95"/>
    <w:rsid w:val="006B427C"/>
    <w:rsid w:val="006B45DA"/>
    <w:rsid w:val="006B4995"/>
    <w:rsid w:val="006B4A6A"/>
    <w:rsid w:val="006B5D2B"/>
    <w:rsid w:val="006B5DBC"/>
    <w:rsid w:val="006B63BC"/>
    <w:rsid w:val="006B716D"/>
    <w:rsid w:val="006C1631"/>
    <w:rsid w:val="006C2C78"/>
    <w:rsid w:val="006C5CE6"/>
    <w:rsid w:val="006C5E6D"/>
    <w:rsid w:val="006C67A8"/>
    <w:rsid w:val="006C6D8E"/>
    <w:rsid w:val="006D0031"/>
    <w:rsid w:val="006D0034"/>
    <w:rsid w:val="006D0DE4"/>
    <w:rsid w:val="006D2037"/>
    <w:rsid w:val="006D2101"/>
    <w:rsid w:val="006D2273"/>
    <w:rsid w:val="006D24BD"/>
    <w:rsid w:val="006D36D8"/>
    <w:rsid w:val="006D4940"/>
    <w:rsid w:val="006D5676"/>
    <w:rsid w:val="006E0E6D"/>
    <w:rsid w:val="006E106A"/>
    <w:rsid w:val="006E13D0"/>
    <w:rsid w:val="006E1894"/>
    <w:rsid w:val="006E3400"/>
    <w:rsid w:val="006E4D9A"/>
    <w:rsid w:val="006E64ED"/>
    <w:rsid w:val="006E684D"/>
    <w:rsid w:val="006F02CF"/>
    <w:rsid w:val="006F09FE"/>
    <w:rsid w:val="006F1270"/>
    <w:rsid w:val="006F1DD0"/>
    <w:rsid w:val="006F1E63"/>
    <w:rsid w:val="006F2252"/>
    <w:rsid w:val="006F3DCA"/>
    <w:rsid w:val="006F462F"/>
    <w:rsid w:val="006F5267"/>
    <w:rsid w:val="006F540C"/>
    <w:rsid w:val="006F6AAB"/>
    <w:rsid w:val="00700BA2"/>
    <w:rsid w:val="007035E3"/>
    <w:rsid w:val="00703BC9"/>
    <w:rsid w:val="00703E4B"/>
    <w:rsid w:val="0070496A"/>
    <w:rsid w:val="00704A1E"/>
    <w:rsid w:val="007113C6"/>
    <w:rsid w:val="00711B52"/>
    <w:rsid w:val="0071215F"/>
    <w:rsid w:val="00712FEE"/>
    <w:rsid w:val="0071375C"/>
    <w:rsid w:val="00713AEE"/>
    <w:rsid w:val="00714C22"/>
    <w:rsid w:val="00715098"/>
    <w:rsid w:val="0071676B"/>
    <w:rsid w:val="00717534"/>
    <w:rsid w:val="00717EE7"/>
    <w:rsid w:val="00720397"/>
    <w:rsid w:val="00720623"/>
    <w:rsid w:val="0072195F"/>
    <w:rsid w:val="0072204B"/>
    <w:rsid w:val="00722A7B"/>
    <w:rsid w:val="00723CEE"/>
    <w:rsid w:val="00724B36"/>
    <w:rsid w:val="0072562E"/>
    <w:rsid w:val="007263CE"/>
    <w:rsid w:val="00726BC1"/>
    <w:rsid w:val="007278E6"/>
    <w:rsid w:val="00731B2D"/>
    <w:rsid w:val="00731FC6"/>
    <w:rsid w:val="0073227F"/>
    <w:rsid w:val="00732B58"/>
    <w:rsid w:val="00733FDD"/>
    <w:rsid w:val="0073738A"/>
    <w:rsid w:val="007375A2"/>
    <w:rsid w:val="00740ABD"/>
    <w:rsid w:val="00740F09"/>
    <w:rsid w:val="007417CB"/>
    <w:rsid w:val="007427A9"/>
    <w:rsid w:val="007449BC"/>
    <w:rsid w:val="00746127"/>
    <w:rsid w:val="00746D2C"/>
    <w:rsid w:val="0074708A"/>
    <w:rsid w:val="0075056A"/>
    <w:rsid w:val="0075073A"/>
    <w:rsid w:val="00750BC4"/>
    <w:rsid w:val="0075121E"/>
    <w:rsid w:val="0075205C"/>
    <w:rsid w:val="0075290C"/>
    <w:rsid w:val="00752E09"/>
    <w:rsid w:val="00753C2E"/>
    <w:rsid w:val="00754081"/>
    <w:rsid w:val="00754446"/>
    <w:rsid w:val="007563E8"/>
    <w:rsid w:val="00756C6F"/>
    <w:rsid w:val="00760417"/>
    <w:rsid w:val="00760752"/>
    <w:rsid w:val="00760839"/>
    <w:rsid w:val="007608B1"/>
    <w:rsid w:val="007610AE"/>
    <w:rsid w:val="0076218C"/>
    <w:rsid w:val="00762E1F"/>
    <w:rsid w:val="00764736"/>
    <w:rsid w:val="00765731"/>
    <w:rsid w:val="00765BC2"/>
    <w:rsid w:val="007662E7"/>
    <w:rsid w:val="007674B2"/>
    <w:rsid w:val="00767A2A"/>
    <w:rsid w:val="00767EEB"/>
    <w:rsid w:val="00767FFB"/>
    <w:rsid w:val="00770913"/>
    <w:rsid w:val="007719C1"/>
    <w:rsid w:val="00772115"/>
    <w:rsid w:val="00773A9E"/>
    <w:rsid w:val="00773B2C"/>
    <w:rsid w:val="00774E60"/>
    <w:rsid w:val="0077563F"/>
    <w:rsid w:val="00775BB3"/>
    <w:rsid w:val="00776320"/>
    <w:rsid w:val="00777CCD"/>
    <w:rsid w:val="00777FD4"/>
    <w:rsid w:val="007803F6"/>
    <w:rsid w:val="00780D05"/>
    <w:rsid w:val="00780D8D"/>
    <w:rsid w:val="007856E3"/>
    <w:rsid w:val="007901C3"/>
    <w:rsid w:val="007905EB"/>
    <w:rsid w:val="00790D31"/>
    <w:rsid w:val="00791678"/>
    <w:rsid w:val="007918FC"/>
    <w:rsid w:val="007933F0"/>
    <w:rsid w:val="00793928"/>
    <w:rsid w:val="00794095"/>
    <w:rsid w:val="007956EB"/>
    <w:rsid w:val="00795B78"/>
    <w:rsid w:val="007966E6"/>
    <w:rsid w:val="00797023"/>
    <w:rsid w:val="007A146C"/>
    <w:rsid w:val="007A18EE"/>
    <w:rsid w:val="007A2BB4"/>
    <w:rsid w:val="007A324F"/>
    <w:rsid w:val="007A3B84"/>
    <w:rsid w:val="007A44C1"/>
    <w:rsid w:val="007A59B2"/>
    <w:rsid w:val="007A7A60"/>
    <w:rsid w:val="007A7DEB"/>
    <w:rsid w:val="007A7FC6"/>
    <w:rsid w:val="007B1404"/>
    <w:rsid w:val="007B14EA"/>
    <w:rsid w:val="007B31B0"/>
    <w:rsid w:val="007B3288"/>
    <w:rsid w:val="007B3E70"/>
    <w:rsid w:val="007B54F9"/>
    <w:rsid w:val="007B56C0"/>
    <w:rsid w:val="007B64F1"/>
    <w:rsid w:val="007B6B62"/>
    <w:rsid w:val="007B76D3"/>
    <w:rsid w:val="007B7ABC"/>
    <w:rsid w:val="007B7C9B"/>
    <w:rsid w:val="007C046F"/>
    <w:rsid w:val="007C09DC"/>
    <w:rsid w:val="007C13E3"/>
    <w:rsid w:val="007C2D3A"/>
    <w:rsid w:val="007C4DB4"/>
    <w:rsid w:val="007C5175"/>
    <w:rsid w:val="007C5F95"/>
    <w:rsid w:val="007C6526"/>
    <w:rsid w:val="007C75EB"/>
    <w:rsid w:val="007D02EF"/>
    <w:rsid w:val="007D048F"/>
    <w:rsid w:val="007D0BE7"/>
    <w:rsid w:val="007D6786"/>
    <w:rsid w:val="007D7335"/>
    <w:rsid w:val="007E0F8C"/>
    <w:rsid w:val="007E1126"/>
    <w:rsid w:val="007E49D0"/>
    <w:rsid w:val="007E5002"/>
    <w:rsid w:val="007F04A1"/>
    <w:rsid w:val="007F0794"/>
    <w:rsid w:val="007F2A41"/>
    <w:rsid w:val="007F2F66"/>
    <w:rsid w:val="007F2F77"/>
    <w:rsid w:val="007F3F5C"/>
    <w:rsid w:val="007F47E9"/>
    <w:rsid w:val="007F49B5"/>
    <w:rsid w:val="007F4A11"/>
    <w:rsid w:val="007F4B53"/>
    <w:rsid w:val="007F5376"/>
    <w:rsid w:val="007F53E8"/>
    <w:rsid w:val="007F59FB"/>
    <w:rsid w:val="007F676C"/>
    <w:rsid w:val="007F6EB3"/>
    <w:rsid w:val="008002D6"/>
    <w:rsid w:val="00800369"/>
    <w:rsid w:val="00800BC3"/>
    <w:rsid w:val="008020E3"/>
    <w:rsid w:val="008032E6"/>
    <w:rsid w:val="008036B1"/>
    <w:rsid w:val="00804747"/>
    <w:rsid w:val="00804976"/>
    <w:rsid w:val="008050A3"/>
    <w:rsid w:val="00806E41"/>
    <w:rsid w:val="00806EF4"/>
    <w:rsid w:val="0080767C"/>
    <w:rsid w:val="00810A84"/>
    <w:rsid w:val="0081233E"/>
    <w:rsid w:val="00812B50"/>
    <w:rsid w:val="00813A00"/>
    <w:rsid w:val="00814C22"/>
    <w:rsid w:val="00814DF2"/>
    <w:rsid w:val="00815282"/>
    <w:rsid w:val="00815C91"/>
    <w:rsid w:val="00815DE5"/>
    <w:rsid w:val="00815F40"/>
    <w:rsid w:val="00816B9F"/>
    <w:rsid w:val="00816FC0"/>
    <w:rsid w:val="0081749E"/>
    <w:rsid w:val="008174F2"/>
    <w:rsid w:val="00820092"/>
    <w:rsid w:val="008200D3"/>
    <w:rsid w:val="008219E3"/>
    <w:rsid w:val="00821D82"/>
    <w:rsid w:val="00821FD6"/>
    <w:rsid w:val="00822B8F"/>
    <w:rsid w:val="00823A7C"/>
    <w:rsid w:val="00824406"/>
    <w:rsid w:val="00826AB1"/>
    <w:rsid w:val="00826E73"/>
    <w:rsid w:val="00826F4D"/>
    <w:rsid w:val="0082754A"/>
    <w:rsid w:val="008279CA"/>
    <w:rsid w:val="00827DD5"/>
    <w:rsid w:val="00831F97"/>
    <w:rsid w:val="00832527"/>
    <w:rsid w:val="008331D8"/>
    <w:rsid w:val="00833B60"/>
    <w:rsid w:val="0083567B"/>
    <w:rsid w:val="00835E13"/>
    <w:rsid w:val="008367E4"/>
    <w:rsid w:val="00836948"/>
    <w:rsid w:val="008400FF"/>
    <w:rsid w:val="008402D4"/>
    <w:rsid w:val="00840B5D"/>
    <w:rsid w:val="00841146"/>
    <w:rsid w:val="00841E3E"/>
    <w:rsid w:val="008423BC"/>
    <w:rsid w:val="00842A18"/>
    <w:rsid w:val="00842F06"/>
    <w:rsid w:val="00843687"/>
    <w:rsid w:val="00843696"/>
    <w:rsid w:val="00843CCC"/>
    <w:rsid w:val="00844393"/>
    <w:rsid w:val="00844457"/>
    <w:rsid w:val="00844D0C"/>
    <w:rsid w:val="008452E7"/>
    <w:rsid w:val="00845809"/>
    <w:rsid w:val="008460C1"/>
    <w:rsid w:val="00846417"/>
    <w:rsid w:val="00847033"/>
    <w:rsid w:val="0084747E"/>
    <w:rsid w:val="00847C33"/>
    <w:rsid w:val="00851580"/>
    <w:rsid w:val="0085203F"/>
    <w:rsid w:val="00852044"/>
    <w:rsid w:val="00854064"/>
    <w:rsid w:val="00855106"/>
    <w:rsid w:val="00857D01"/>
    <w:rsid w:val="00857FDF"/>
    <w:rsid w:val="00860237"/>
    <w:rsid w:val="00860329"/>
    <w:rsid w:val="00860902"/>
    <w:rsid w:val="00860D62"/>
    <w:rsid w:val="00862047"/>
    <w:rsid w:val="00862A91"/>
    <w:rsid w:val="00864F64"/>
    <w:rsid w:val="0086637C"/>
    <w:rsid w:val="00866B7D"/>
    <w:rsid w:val="00870460"/>
    <w:rsid w:val="00870C75"/>
    <w:rsid w:val="00870DBA"/>
    <w:rsid w:val="008738F9"/>
    <w:rsid w:val="00874923"/>
    <w:rsid w:val="00874A13"/>
    <w:rsid w:val="00875F26"/>
    <w:rsid w:val="00876682"/>
    <w:rsid w:val="008767C7"/>
    <w:rsid w:val="00876C0B"/>
    <w:rsid w:val="008778C1"/>
    <w:rsid w:val="008804D1"/>
    <w:rsid w:val="00881469"/>
    <w:rsid w:val="0088423C"/>
    <w:rsid w:val="0088572B"/>
    <w:rsid w:val="0088600A"/>
    <w:rsid w:val="00886DAA"/>
    <w:rsid w:val="00887D82"/>
    <w:rsid w:val="0089058A"/>
    <w:rsid w:val="00890D5C"/>
    <w:rsid w:val="0089197E"/>
    <w:rsid w:val="00892F2A"/>
    <w:rsid w:val="00895A64"/>
    <w:rsid w:val="00895C7D"/>
    <w:rsid w:val="00896113"/>
    <w:rsid w:val="00897A88"/>
    <w:rsid w:val="008A00E7"/>
    <w:rsid w:val="008A0621"/>
    <w:rsid w:val="008A133D"/>
    <w:rsid w:val="008A1BA7"/>
    <w:rsid w:val="008A1D20"/>
    <w:rsid w:val="008A2307"/>
    <w:rsid w:val="008A2999"/>
    <w:rsid w:val="008A348F"/>
    <w:rsid w:val="008A3F79"/>
    <w:rsid w:val="008A4CD3"/>
    <w:rsid w:val="008A665E"/>
    <w:rsid w:val="008A6972"/>
    <w:rsid w:val="008A6FC4"/>
    <w:rsid w:val="008A7D8A"/>
    <w:rsid w:val="008B032E"/>
    <w:rsid w:val="008B1438"/>
    <w:rsid w:val="008B3515"/>
    <w:rsid w:val="008B35D4"/>
    <w:rsid w:val="008B40CB"/>
    <w:rsid w:val="008B4150"/>
    <w:rsid w:val="008B4F3A"/>
    <w:rsid w:val="008B4FAD"/>
    <w:rsid w:val="008B52E3"/>
    <w:rsid w:val="008B5DE4"/>
    <w:rsid w:val="008B792C"/>
    <w:rsid w:val="008C172B"/>
    <w:rsid w:val="008C18FB"/>
    <w:rsid w:val="008C2F7B"/>
    <w:rsid w:val="008C348D"/>
    <w:rsid w:val="008C4C6F"/>
    <w:rsid w:val="008C4EA7"/>
    <w:rsid w:val="008C5157"/>
    <w:rsid w:val="008C55BC"/>
    <w:rsid w:val="008C59A1"/>
    <w:rsid w:val="008C631D"/>
    <w:rsid w:val="008C70F1"/>
    <w:rsid w:val="008D1A02"/>
    <w:rsid w:val="008D1AC6"/>
    <w:rsid w:val="008D3790"/>
    <w:rsid w:val="008D3847"/>
    <w:rsid w:val="008D4E94"/>
    <w:rsid w:val="008D6C2E"/>
    <w:rsid w:val="008D7158"/>
    <w:rsid w:val="008E0BD4"/>
    <w:rsid w:val="008E169E"/>
    <w:rsid w:val="008E21F2"/>
    <w:rsid w:val="008E2BCB"/>
    <w:rsid w:val="008E3FD4"/>
    <w:rsid w:val="008E596E"/>
    <w:rsid w:val="008E5BE7"/>
    <w:rsid w:val="008E5D84"/>
    <w:rsid w:val="008E7025"/>
    <w:rsid w:val="008E7337"/>
    <w:rsid w:val="008E778C"/>
    <w:rsid w:val="008F0FFE"/>
    <w:rsid w:val="008F1321"/>
    <w:rsid w:val="008F214B"/>
    <w:rsid w:val="008F24EA"/>
    <w:rsid w:val="008F2B82"/>
    <w:rsid w:val="008F492E"/>
    <w:rsid w:val="008F4B28"/>
    <w:rsid w:val="008F5ECB"/>
    <w:rsid w:val="008F6522"/>
    <w:rsid w:val="00901255"/>
    <w:rsid w:val="00901670"/>
    <w:rsid w:val="00901AC8"/>
    <w:rsid w:val="00902101"/>
    <w:rsid w:val="00902ADB"/>
    <w:rsid w:val="009030F6"/>
    <w:rsid w:val="009038ED"/>
    <w:rsid w:val="00903BC8"/>
    <w:rsid w:val="00903E65"/>
    <w:rsid w:val="00904785"/>
    <w:rsid w:val="00904C1D"/>
    <w:rsid w:val="00905460"/>
    <w:rsid w:val="009058B6"/>
    <w:rsid w:val="0090659F"/>
    <w:rsid w:val="00906A02"/>
    <w:rsid w:val="00906BBB"/>
    <w:rsid w:val="00906C59"/>
    <w:rsid w:val="009100F3"/>
    <w:rsid w:val="00911197"/>
    <w:rsid w:val="009119E7"/>
    <w:rsid w:val="009125D6"/>
    <w:rsid w:val="00912BB7"/>
    <w:rsid w:val="0091340A"/>
    <w:rsid w:val="00914C64"/>
    <w:rsid w:val="00916218"/>
    <w:rsid w:val="00916528"/>
    <w:rsid w:val="009177DB"/>
    <w:rsid w:val="00920EC9"/>
    <w:rsid w:val="00921175"/>
    <w:rsid w:val="009215AB"/>
    <w:rsid w:val="009234E5"/>
    <w:rsid w:val="00923678"/>
    <w:rsid w:val="0092458A"/>
    <w:rsid w:val="009245E3"/>
    <w:rsid w:val="009251A4"/>
    <w:rsid w:val="00925B7C"/>
    <w:rsid w:val="00926237"/>
    <w:rsid w:val="00926907"/>
    <w:rsid w:val="0092690E"/>
    <w:rsid w:val="00927D62"/>
    <w:rsid w:val="00930003"/>
    <w:rsid w:val="00930109"/>
    <w:rsid w:val="009310A2"/>
    <w:rsid w:val="0093197D"/>
    <w:rsid w:val="00931C8D"/>
    <w:rsid w:val="00931CCC"/>
    <w:rsid w:val="00931D0F"/>
    <w:rsid w:val="00932060"/>
    <w:rsid w:val="00932907"/>
    <w:rsid w:val="00933A2C"/>
    <w:rsid w:val="00934972"/>
    <w:rsid w:val="00935920"/>
    <w:rsid w:val="00935F94"/>
    <w:rsid w:val="00936493"/>
    <w:rsid w:val="0093780E"/>
    <w:rsid w:val="00941B86"/>
    <w:rsid w:val="00942891"/>
    <w:rsid w:val="009449DD"/>
    <w:rsid w:val="00944B73"/>
    <w:rsid w:val="009460F9"/>
    <w:rsid w:val="00950359"/>
    <w:rsid w:val="00950A22"/>
    <w:rsid w:val="00951046"/>
    <w:rsid w:val="009519F5"/>
    <w:rsid w:val="00951E32"/>
    <w:rsid w:val="00952A4D"/>
    <w:rsid w:val="00952F67"/>
    <w:rsid w:val="00953D4C"/>
    <w:rsid w:val="00954693"/>
    <w:rsid w:val="00955EDE"/>
    <w:rsid w:val="00957B30"/>
    <w:rsid w:val="0096010B"/>
    <w:rsid w:val="00960CD5"/>
    <w:rsid w:val="00961A52"/>
    <w:rsid w:val="00963389"/>
    <w:rsid w:val="009642FE"/>
    <w:rsid w:val="00965D2D"/>
    <w:rsid w:val="0096641F"/>
    <w:rsid w:val="0096714B"/>
    <w:rsid w:val="009676D7"/>
    <w:rsid w:val="00970EEB"/>
    <w:rsid w:val="00971DC8"/>
    <w:rsid w:val="00972674"/>
    <w:rsid w:val="00972777"/>
    <w:rsid w:val="00972D8F"/>
    <w:rsid w:val="0097377E"/>
    <w:rsid w:val="00973A21"/>
    <w:rsid w:val="00973A8B"/>
    <w:rsid w:val="009757B6"/>
    <w:rsid w:val="009759E3"/>
    <w:rsid w:val="00975D01"/>
    <w:rsid w:val="00975DA8"/>
    <w:rsid w:val="0097635B"/>
    <w:rsid w:val="00976811"/>
    <w:rsid w:val="0097755B"/>
    <w:rsid w:val="00977D0E"/>
    <w:rsid w:val="0098011F"/>
    <w:rsid w:val="0098078E"/>
    <w:rsid w:val="00980896"/>
    <w:rsid w:val="0098113F"/>
    <w:rsid w:val="00981180"/>
    <w:rsid w:val="00981E87"/>
    <w:rsid w:val="009820A7"/>
    <w:rsid w:val="00982180"/>
    <w:rsid w:val="00982AF3"/>
    <w:rsid w:val="0098302C"/>
    <w:rsid w:val="00983942"/>
    <w:rsid w:val="009854FB"/>
    <w:rsid w:val="00985F0E"/>
    <w:rsid w:val="00986BB8"/>
    <w:rsid w:val="00987305"/>
    <w:rsid w:val="00987AC2"/>
    <w:rsid w:val="00990AA9"/>
    <w:rsid w:val="00990F4B"/>
    <w:rsid w:val="00991504"/>
    <w:rsid w:val="00991D84"/>
    <w:rsid w:val="009922A8"/>
    <w:rsid w:val="00992354"/>
    <w:rsid w:val="00992A3D"/>
    <w:rsid w:val="00993EBB"/>
    <w:rsid w:val="00994791"/>
    <w:rsid w:val="009959E4"/>
    <w:rsid w:val="00995B2C"/>
    <w:rsid w:val="009967B4"/>
    <w:rsid w:val="009968CE"/>
    <w:rsid w:val="00996E04"/>
    <w:rsid w:val="009A04F2"/>
    <w:rsid w:val="009A147C"/>
    <w:rsid w:val="009A18FE"/>
    <w:rsid w:val="009A1FBC"/>
    <w:rsid w:val="009A2F6C"/>
    <w:rsid w:val="009A4BAA"/>
    <w:rsid w:val="009A5124"/>
    <w:rsid w:val="009A53C1"/>
    <w:rsid w:val="009A6BFB"/>
    <w:rsid w:val="009A7CC8"/>
    <w:rsid w:val="009A7EC6"/>
    <w:rsid w:val="009B0204"/>
    <w:rsid w:val="009B0DD8"/>
    <w:rsid w:val="009B18FC"/>
    <w:rsid w:val="009B2BB7"/>
    <w:rsid w:val="009B3CF1"/>
    <w:rsid w:val="009B4077"/>
    <w:rsid w:val="009B4201"/>
    <w:rsid w:val="009B55C5"/>
    <w:rsid w:val="009B5896"/>
    <w:rsid w:val="009B5B33"/>
    <w:rsid w:val="009B6460"/>
    <w:rsid w:val="009B70B2"/>
    <w:rsid w:val="009C0451"/>
    <w:rsid w:val="009C0BF5"/>
    <w:rsid w:val="009C141F"/>
    <w:rsid w:val="009C2112"/>
    <w:rsid w:val="009C2390"/>
    <w:rsid w:val="009C403C"/>
    <w:rsid w:val="009C4647"/>
    <w:rsid w:val="009C5507"/>
    <w:rsid w:val="009C5C0F"/>
    <w:rsid w:val="009C6DED"/>
    <w:rsid w:val="009C71A7"/>
    <w:rsid w:val="009C7CF0"/>
    <w:rsid w:val="009D1ABB"/>
    <w:rsid w:val="009D2EC6"/>
    <w:rsid w:val="009D36FA"/>
    <w:rsid w:val="009D4A0F"/>
    <w:rsid w:val="009D4BBF"/>
    <w:rsid w:val="009D7650"/>
    <w:rsid w:val="009E0194"/>
    <w:rsid w:val="009E1107"/>
    <w:rsid w:val="009E2A62"/>
    <w:rsid w:val="009E41CB"/>
    <w:rsid w:val="009E4400"/>
    <w:rsid w:val="009E458B"/>
    <w:rsid w:val="009E4602"/>
    <w:rsid w:val="009E5067"/>
    <w:rsid w:val="009E5583"/>
    <w:rsid w:val="009E585D"/>
    <w:rsid w:val="009E603E"/>
    <w:rsid w:val="009E6363"/>
    <w:rsid w:val="009E646E"/>
    <w:rsid w:val="009E7A33"/>
    <w:rsid w:val="009E7B83"/>
    <w:rsid w:val="009E7BB9"/>
    <w:rsid w:val="009F0760"/>
    <w:rsid w:val="009F1296"/>
    <w:rsid w:val="009F358D"/>
    <w:rsid w:val="009F38C3"/>
    <w:rsid w:val="009F677C"/>
    <w:rsid w:val="009F6C76"/>
    <w:rsid w:val="009F70E2"/>
    <w:rsid w:val="009F77B8"/>
    <w:rsid w:val="009F7A3E"/>
    <w:rsid w:val="009F7B22"/>
    <w:rsid w:val="00A03E62"/>
    <w:rsid w:val="00A042BE"/>
    <w:rsid w:val="00A047B2"/>
    <w:rsid w:val="00A053E4"/>
    <w:rsid w:val="00A1109F"/>
    <w:rsid w:val="00A11D33"/>
    <w:rsid w:val="00A126AC"/>
    <w:rsid w:val="00A127AB"/>
    <w:rsid w:val="00A12990"/>
    <w:rsid w:val="00A1314E"/>
    <w:rsid w:val="00A133CB"/>
    <w:rsid w:val="00A13414"/>
    <w:rsid w:val="00A14037"/>
    <w:rsid w:val="00A14EB5"/>
    <w:rsid w:val="00A1518C"/>
    <w:rsid w:val="00A15E38"/>
    <w:rsid w:val="00A15ED8"/>
    <w:rsid w:val="00A16AFC"/>
    <w:rsid w:val="00A16B92"/>
    <w:rsid w:val="00A17D49"/>
    <w:rsid w:val="00A21FAA"/>
    <w:rsid w:val="00A22A07"/>
    <w:rsid w:val="00A23BA6"/>
    <w:rsid w:val="00A24512"/>
    <w:rsid w:val="00A2493A"/>
    <w:rsid w:val="00A24A30"/>
    <w:rsid w:val="00A24EC3"/>
    <w:rsid w:val="00A25504"/>
    <w:rsid w:val="00A262A0"/>
    <w:rsid w:val="00A27415"/>
    <w:rsid w:val="00A27E4C"/>
    <w:rsid w:val="00A27E5A"/>
    <w:rsid w:val="00A3069A"/>
    <w:rsid w:val="00A32A45"/>
    <w:rsid w:val="00A331FF"/>
    <w:rsid w:val="00A33D9F"/>
    <w:rsid w:val="00A35535"/>
    <w:rsid w:val="00A35EFD"/>
    <w:rsid w:val="00A37616"/>
    <w:rsid w:val="00A40C31"/>
    <w:rsid w:val="00A41EC9"/>
    <w:rsid w:val="00A428E9"/>
    <w:rsid w:val="00A43575"/>
    <w:rsid w:val="00A439D1"/>
    <w:rsid w:val="00A451F6"/>
    <w:rsid w:val="00A457B7"/>
    <w:rsid w:val="00A46863"/>
    <w:rsid w:val="00A47132"/>
    <w:rsid w:val="00A47648"/>
    <w:rsid w:val="00A47E10"/>
    <w:rsid w:val="00A50AEA"/>
    <w:rsid w:val="00A517BF"/>
    <w:rsid w:val="00A51E0E"/>
    <w:rsid w:val="00A52979"/>
    <w:rsid w:val="00A53A5E"/>
    <w:rsid w:val="00A5429A"/>
    <w:rsid w:val="00A55A4E"/>
    <w:rsid w:val="00A57257"/>
    <w:rsid w:val="00A5767A"/>
    <w:rsid w:val="00A578E8"/>
    <w:rsid w:val="00A614C0"/>
    <w:rsid w:val="00A6163C"/>
    <w:rsid w:val="00A61B5D"/>
    <w:rsid w:val="00A623E2"/>
    <w:rsid w:val="00A65140"/>
    <w:rsid w:val="00A65648"/>
    <w:rsid w:val="00A6568D"/>
    <w:rsid w:val="00A65702"/>
    <w:rsid w:val="00A65719"/>
    <w:rsid w:val="00A66590"/>
    <w:rsid w:val="00A66A84"/>
    <w:rsid w:val="00A67AED"/>
    <w:rsid w:val="00A702CC"/>
    <w:rsid w:val="00A70331"/>
    <w:rsid w:val="00A70522"/>
    <w:rsid w:val="00A70657"/>
    <w:rsid w:val="00A715D8"/>
    <w:rsid w:val="00A72F7E"/>
    <w:rsid w:val="00A7380D"/>
    <w:rsid w:val="00A73ECB"/>
    <w:rsid w:val="00A7683E"/>
    <w:rsid w:val="00A76B46"/>
    <w:rsid w:val="00A77306"/>
    <w:rsid w:val="00A77990"/>
    <w:rsid w:val="00A808CF"/>
    <w:rsid w:val="00A80F2B"/>
    <w:rsid w:val="00A80FDF"/>
    <w:rsid w:val="00A81468"/>
    <w:rsid w:val="00A83020"/>
    <w:rsid w:val="00A844C5"/>
    <w:rsid w:val="00A84954"/>
    <w:rsid w:val="00A851DC"/>
    <w:rsid w:val="00A853D5"/>
    <w:rsid w:val="00A854B5"/>
    <w:rsid w:val="00A86393"/>
    <w:rsid w:val="00A8678B"/>
    <w:rsid w:val="00A86A91"/>
    <w:rsid w:val="00A86E37"/>
    <w:rsid w:val="00A87224"/>
    <w:rsid w:val="00A87DC3"/>
    <w:rsid w:val="00A9020C"/>
    <w:rsid w:val="00A91ED5"/>
    <w:rsid w:val="00A9300B"/>
    <w:rsid w:val="00A93BF2"/>
    <w:rsid w:val="00A93D4C"/>
    <w:rsid w:val="00A9488E"/>
    <w:rsid w:val="00A94F81"/>
    <w:rsid w:val="00A96E55"/>
    <w:rsid w:val="00A971F4"/>
    <w:rsid w:val="00AA00CF"/>
    <w:rsid w:val="00AA18E3"/>
    <w:rsid w:val="00AA21EE"/>
    <w:rsid w:val="00AA2FE3"/>
    <w:rsid w:val="00AA3512"/>
    <w:rsid w:val="00AA36B4"/>
    <w:rsid w:val="00AA3D7B"/>
    <w:rsid w:val="00AA41AF"/>
    <w:rsid w:val="00AA495A"/>
    <w:rsid w:val="00AA4A95"/>
    <w:rsid w:val="00AA506D"/>
    <w:rsid w:val="00AA5427"/>
    <w:rsid w:val="00AA562C"/>
    <w:rsid w:val="00AA7AB6"/>
    <w:rsid w:val="00AB1CAC"/>
    <w:rsid w:val="00AB3017"/>
    <w:rsid w:val="00AB3044"/>
    <w:rsid w:val="00AB309D"/>
    <w:rsid w:val="00AB3D31"/>
    <w:rsid w:val="00AB72FE"/>
    <w:rsid w:val="00AC0203"/>
    <w:rsid w:val="00AC033D"/>
    <w:rsid w:val="00AC0502"/>
    <w:rsid w:val="00AC0E09"/>
    <w:rsid w:val="00AC21EF"/>
    <w:rsid w:val="00AC2FB9"/>
    <w:rsid w:val="00AC350A"/>
    <w:rsid w:val="00AC39CC"/>
    <w:rsid w:val="00AC43BD"/>
    <w:rsid w:val="00AC56B1"/>
    <w:rsid w:val="00AC5720"/>
    <w:rsid w:val="00AC74BE"/>
    <w:rsid w:val="00AD0DD4"/>
    <w:rsid w:val="00AD0F33"/>
    <w:rsid w:val="00AD1AB2"/>
    <w:rsid w:val="00AD2506"/>
    <w:rsid w:val="00AD35D2"/>
    <w:rsid w:val="00AD486B"/>
    <w:rsid w:val="00AD4B33"/>
    <w:rsid w:val="00AD4EDB"/>
    <w:rsid w:val="00AD5120"/>
    <w:rsid w:val="00AD668D"/>
    <w:rsid w:val="00AD730B"/>
    <w:rsid w:val="00AD7394"/>
    <w:rsid w:val="00AD7974"/>
    <w:rsid w:val="00AE0461"/>
    <w:rsid w:val="00AE1B0C"/>
    <w:rsid w:val="00AE2915"/>
    <w:rsid w:val="00AE30F0"/>
    <w:rsid w:val="00AE37C8"/>
    <w:rsid w:val="00AE4DEA"/>
    <w:rsid w:val="00AE51C0"/>
    <w:rsid w:val="00AE5CAB"/>
    <w:rsid w:val="00AE7724"/>
    <w:rsid w:val="00AF06BF"/>
    <w:rsid w:val="00AF2EC8"/>
    <w:rsid w:val="00AF39AE"/>
    <w:rsid w:val="00AF417E"/>
    <w:rsid w:val="00AF4B2E"/>
    <w:rsid w:val="00AF5152"/>
    <w:rsid w:val="00AF5DFF"/>
    <w:rsid w:val="00AF5E24"/>
    <w:rsid w:val="00AF6021"/>
    <w:rsid w:val="00AF6A6E"/>
    <w:rsid w:val="00AF7C8E"/>
    <w:rsid w:val="00B0029D"/>
    <w:rsid w:val="00B01896"/>
    <w:rsid w:val="00B03077"/>
    <w:rsid w:val="00B03C87"/>
    <w:rsid w:val="00B04102"/>
    <w:rsid w:val="00B044D6"/>
    <w:rsid w:val="00B07757"/>
    <w:rsid w:val="00B10F68"/>
    <w:rsid w:val="00B11C62"/>
    <w:rsid w:val="00B12B0E"/>
    <w:rsid w:val="00B140CF"/>
    <w:rsid w:val="00B14851"/>
    <w:rsid w:val="00B155D1"/>
    <w:rsid w:val="00B16336"/>
    <w:rsid w:val="00B16B09"/>
    <w:rsid w:val="00B16D3C"/>
    <w:rsid w:val="00B20173"/>
    <w:rsid w:val="00B2024B"/>
    <w:rsid w:val="00B21021"/>
    <w:rsid w:val="00B2261F"/>
    <w:rsid w:val="00B235A6"/>
    <w:rsid w:val="00B24588"/>
    <w:rsid w:val="00B24D59"/>
    <w:rsid w:val="00B252B3"/>
    <w:rsid w:val="00B2533F"/>
    <w:rsid w:val="00B268A8"/>
    <w:rsid w:val="00B27015"/>
    <w:rsid w:val="00B275EC"/>
    <w:rsid w:val="00B30AB8"/>
    <w:rsid w:val="00B31223"/>
    <w:rsid w:val="00B315DA"/>
    <w:rsid w:val="00B340D2"/>
    <w:rsid w:val="00B34D52"/>
    <w:rsid w:val="00B35031"/>
    <w:rsid w:val="00B350F4"/>
    <w:rsid w:val="00B378AE"/>
    <w:rsid w:val="00B379C4"/>
    <w:rsid w:val="00B37A50"/>
    <w:rsid w:val="00B40A84"/>
    <w:rsid w:val="00B41CCC"/>
    <w:rsid w:val="00B41E36"/>
    <w:rsid w:val="00B436D3"/>
    <w:rsid w:val="00B43E63"/>
    <w:rsid w:val="00B459D4"/>
    <w:rsid w:val="00B4670F"/>
    <w:rsid w:val="00B46CDE"/>
    <w:rsid w:val="00B47E8E"/>
    <w:rsid w:val="00B50067"/>
    <w:rsid w:val="00B50BD0"/>
    <w:rsid w:val="00B511AE"/>
    <w:rsid w:val="00B5122F"/>
    <w:rsid w:val="00B5223C"/>
    <w:rsid w:val="00B52FEA"/>
    <w:rsid w:val="00B54F07"/>
    <w:rsid w:val="00B553BB"/>
    <w:rsid w:val="00B55A77"/>
    <w:rsid w:val="00B565C5"/>
    <w:rsid w:val="00B57635"/>
    <w:rsid w:val="00B57714"/>
    <w:rsid w:val="00B57BAD"/>
    <w:rsid w:val="00B57F69"/>
    <w:rsid w:val="00B60052"/>
    <w:rsid w:val="00B604DB"/>
    <w:rsid w:val="00B60649"/>
    <w:rsid w:val="00B60BFA"/>
    <w:rsid w:val="00B6185E"/>
    <w:rsid w:val="00B619D7"/>
    <w:rsid w:val="00B61A86"/>
    <w:rsid w:val="00B62252"/>
    <w:rsid w:val="00B63329"/>
    <w:rsid w:val="00B63478"/>
    <w:rsid w:val="00B63505"/>
    <w:rsid w:val="00B64A20"/>
    <w:rsid w:val="00B64BB9"/>
    <w:rsid w:val="00B653B5"/>
    <w:rsid w:val="00B70368"/>
    <w:rsid w:val="00B7211D"/>
    <w:rsid w:val="00B7302B"/>
    <w:rsid w:val="00B7303C"/>
    <w:rsid w:val="00B742B9"/>
    <w:rsid w:val="00B74CB6"/>
    <w:rsid w:val="00B754D4"/>
    <w:rsid w:val="00B75504"/>
    <w:rsid w:val="00B76040"/>
    <w:rsid w:val="00B760D0"/>
    <w:rsid w:val="00B762B1"/>
    <w:rsid w:val="00B76A17"/>
    <w:rsid w:val="00B76EA2"/>
    <w:rsid w:val="00B8019A"/>
    <w:rsid w:val="00B80208"/>
    <w:rsid w:val="00B808DE"/>
    <w:rsid w:val="00B82F49"/>
    <w:rsid w:val="00B830BC"/>
    <w:rsid w:val="00B8516B"/>
    <w:rsid w:val="00B869DA"/>
    <w:rsid w:val="00B8787E"/>
    <w:rsid w:val="00B87A6A"/>
    <w:rsid w:val="00B87D34"/>
    <w:rsid w:val="00B9017B"/>
    <w:rsid w:val="00B90806"/>
    <w:rsid w:val="00B911DF"/>
    <w:rsid w:val="00B92BA4"/>
    <w:rsid w:val="00B93AA2"/>
    <w:rsid w:val="00B93F2A"/>
    <w:rsid w:val="00B93FEA"/>
    <w:rsid w:val="00B94AFC"/>
    <w:rsid w:val="00B95950"/>
    <w:rsid w:val="00B95B58"/>
    <w:rsid w:val="00BA0F9D"/>
    <w:rsid w:val="00BA193E"/>
    <w:rsid w:val="00BA33F4"/>
    <w:rsid w:val="00BA403B"/>
    <w:rsid w:val="00BA50EA"/>
    <w:rsid w:val="00BA546C"/>
    <w:rsid w:val="00BA5B5F"/>
    <w:rsid w:val="00BA72A9"/>
    <w:rsid w:val="00BA76E2"/>
    <w:rsid w:val="00BA7CCD"/>
    <w:rsid w:val="00BA7D5E"/>
    <w:rsid w:val="00BA7DE4"/>
    <w:rsid w:val="00BB0DB2"/>
    <w:rsid w:val="00BB1830"/>
    <w:rsid w:val="00BB20A9"/>
    <w:rsid w:val="00BB27DD"/>
    <w:rsid w:val="00BB3525"/>
    <w:rsid w:val="00BB48D6"/>
    <w:rsid w:val="00BB5032"/>
    <w:rsid w:val="00BB5190"/>
    <w:rsid w:val="00BB658D"/>
    <w:rsid w:val="00BC0BF7"/>
    <w:rsid w:val="00BC1157"/>
    <w:rsid w:val="00BC137C"/>
    <w:rsid w:val="00BC1728"/>
    <w:rsid w:val="00BC2293"/>
    <w:rsid w:val="00BC2897"/>
    <w:rsid w:val="00BC33B5"/>
    <w:rsid w:val="00BC3747"/>
    <w:rsid w:val="00BC56C0"/>
    <w:rsid w:val="00BC591C"/>
    <w:rsid w:val="00BC5ABC"/>
    <w:rsid w:val="00BD01A0"/>
    <w:rsid w:val="00BD03E0"/>
    <w:rsid w:val="00BD0F21"/>
    <w:rsid w:val="00BD2E15"/>
    <w:rsid w:val="00BD3610"/>
    <w:rsid w:val="00BD4150"/>
    <w:rsid w:val="00BD545D"/>
    <w:rsid w:val="00BD55E2"/>
    <w:rsid w:val="00BD58ED"/>
    <w:rsid w:val="00BD61ED"/>
    <w:rsid w:val="00BD65E6"/>
    <w:rsid w:val="00BE038C"/>
    <w:rsid w:val="00BE139F"/>
    <w:rsid w:val="00BE26AA"/>
    <w:rsid w:val="00BE3788"/>
    <w:rsid w:val="00BE3D05"/>
    <w:rsid w:val="00BE5E8A"/>
    <w:rsid w:val="00BE64B6"/>
    <w:rsid w:val="00BF03FF"/>
    <w:rsid w:val="00BF0FEA"/>
    <w:rsid w:val="00BF23ED"/>
    <w:rsid w:val="00BF2AB2"/>
    <w:rsid w:val="00BF2F42"/>
    <w:rsid w:val="00BF381A"/>
    <w:rsid w:val="00BF4095"/>
    <w:rsid w:val="00BF4AA9"/>
    <w:rsid w:val="00BF5C77"/>
    <w:rsid w:val="00BF6532"/>
    <w:rsid w:val="00BF7802"/>
    <w:rsid w:val="00C00E7E"/>
    <w:rsid w:val="00C01E23"/>
    <w:rsid w:val="00C04786"/>
    <w:rsid w:val="00C05AB3"/>
    <w:rsid w:val="00C06DF0"/>
    <w:rsid w:val="00C109F5"/>
    <w:rsid w:val="00C1267A"/>
    <w:rsid w:val="00C1269A"/>
    <w:rsid w:val="00C1345B"/>
    <w:rsid w:val="00C16367"/>
    <w:rsid w:val="00C17221"/>
    <w:rsid w:val="00C17712"/>
    <w:rsid w:val="00C20EB6"/>
    <w:rsid w:val="00C211ED"/>
    <w:rsid w:val="00C21541"/>
    <w:rsid w:val="00C21EB6"/>
    <w:rsid w:val="00C229A8"/>
    <w:rsid w:val="00C2322B"/>
    <w:rsid w:val="00C23604"/>
    <w:rsid w:val="00C23999"/>
    <w:rsid w:val="00C247EF"/>
    <w:rsid w:val="00C26165"/>
    <w:rsid w:val="00C2699F"/>
    <w:rsid w:val="00C27F57"/>
    <w:rsid w:val="00C30B3E"/>
    <w:rsid w:val="00C319B7"/>
    <w:rsid w:val="00C325B7"/>
    <w:rsid w:val="00C336EF"/>
    <w:rsid w:val="00C33E36"/>
    <w:rsid w:val="00C343DB"/>
    <w:rsid w:val="00C35D79"/>
    <w:rsid w:val="00C36586"/>
    <w:rsid w:val="00C4019D"/>
    <w:rsid w:val="00C416AB"/>
    <w:rsid w:val="00C416B3"/>
    <w:rsid w:val="00C41A22"/>
    <w:rsid w:val="00C433B9"/>
    <w:rsid w:val="00C4452A"/>
    <w:rsid w:val="00C44E52"/>
    <w:rsid w:val="00C4521C"/>
    <w:rsid w:val="00C45B0F"/>
    <w:rsid w:val="00C45D7C"/>
    <w:rsid w:val="00C462D5"/>
    <w:rsid w:val="00C51C49"/>
    <w:rsid w:val="00C523E8"/>
    <w:rsid w:val="00C52938"/>
    <w:rsid w:val="00C52FD2"/>
    <w:rsid w:val="00C53729"/>
    <w:rsid w:val="00C541C4"/>
    <w:rsid w:val="00C55647"/>
    <w:rsid w:val="00C55943"/>
    <w:rsid w:val="00C55D4A"/>
    <w:rsid w:val="00C56CE7"/>
    <w:rsid w:val="00C57683"/>
    <w:rsid w:val="00C628C1"/>
    <w:rsid w:val="00C631E8"/>
    <w:rsid w:val="00C63232"/>
    <w:rsid w:val="00C64719"/>
    <w:rsid w:val="00C64C96"/>
    <w:rsid w:val="00C65A0D"/>
    <w:rsid w:val="00C6634E"/>
    <w:rsid w:val="00C66BC7"/>
    <w:rsid w:val="00C66C7C"/>
    <w:rsid w:val="00C66F2F"/>
    <w:rsid w:val="00C67532"/>
    <w:rsid w:val="00C67CBC"/>
    <w:rsid w:val="00C67CF8"/>
    <w:rsid w:val="00C717C3"/>
    <w:rsid w:val="00C7185D"/>
    <w:rsid w:val="00C71C47"/>
    <w:rsid w:val="00C72193"/>
    <w:rsid w:val="00C7277D"/>
    <w:rsid w:val="00C739C9"/>
    <w:rsid w:val="00C73E4D"/>
    <w:rsid w:val="00C74072"/>
    <w:rsid w:val="00C7563B"/>
    <w:rsid w:val="00C774A8"/>
    <w:rsid w:val="00C80625"/>
    <w:rsid w:val="00C80C0C"/>
    <w:rsid w:val="00C82C20"/>
    <w:rsid w:val="00C83588"/>
    <w:rsid w:val="00C84555"/>
    <w:rsid w:val="00C86CDB"/>
    <w:rsid w:val="00C915C0"/>
    <w:rsid w:val="00C92A36"/>
    <w:rsid w:val="00C92B99"/>
    <w:rsid w:val="00C94FE5"/>
    <w:rsid w:val="00C95538"/>
    <w:rsid w:val="00C95BA0"/>
    <w:rsid w:val="00C95F32"/>
    <w:rsid w:val="00CA0D08"/>
    <w:rsid w:val="00CA149B"/>
    <w:rsid w:val="00CA298C"/>
    <w:rsid w:val="00CA3468"/>
    <w:rsid w:val="00CA37E1"/>
    <w:rsid w:val="00CA3ECD"/>
    <w:rsid w:val="00CA45B1"/>
    <w:rsid w:val="00CA504A"/>
    <w:rsid w:val="00CA5274"/>
    <w:rsid w:val="00CA53CE"/>
    <w:rsid w:val="00CA54E0"/>
    <w:rsid w:val="00CA6C24"/>
    <w:rsid w:val="00CA6F02"/>
    <w:rsid w:val="00CB0064"/>
    <w:rsid w:val="00CB166C"/>
    <w:rsid w:val="00CB1D42"/>
    <w:rsid w:val="00CB2BC8"/>
    <w:rsid w:val="00CB3B9D"/>
    <w:rsid w:val="00CB4160"/>
    <w:rsid w:val="00CB51DE"/>
    <w:rsid w:val="00CB5D9F"/>
    <w:rsid w:val="00CB696F"/>
    <w:rsid w:val="00CB6E46"/>
    <w:rsid w:val="00CB7544"/>
    <w:rsid w:val="00CC033C"/>
    <w:rsid w:val="00CC05B3"/>
    <w:rsid w:val="00CC18DD"/>
    <w:rsid w:val="00CC1BF7"/>
    <w:rsid w:val="00CC1D22"/>
    <w:rsid w:val="00CC2C67"/>
    <w:rsid w:val="00CC2EAF"/>
    <w:rsid w:val="00CC3613"/>
    <w:rsid w:val="00CC4124"/>
    <w:rsid w:val="00CC4827"/>
    <w:rsid w:val="00CC5AF3"/>
    <w:rsid w:val="00CC5F65"/>
    <w:rsid w:val="00CC66F5"/>
    <w:rsid w:val="00CC6A29"/>
    <w:rsid w:val="00CC6D6F"/>
    <w:rsid w:val="00CC7D4D"/>
    <w:rsid w:val="00CD0731"/>
    <w:rsid w:val="00CD2C54"/>
    <w:rsid w:val="00CD3170"/>
    <w:rsid w:val="00CD3C25"/>
    <w:rsid w:val="00CD43A8"/>
    <w:rsid w:val="00CD529E"/>
    <w:rsid w:val="00CD635C"/>
    <w:rsid w:val="00CD63DD"/>
    <w:rsid w:val="00CD7B3C"/>
    <w:rsid w:val="00CD7C65"/>
    <w:rsid w:val="00CE088A"/>
    <w:rsid w:val="00CE1030"/>
    <w:rsid w:val="00CE4319"/>
    <w:rsid w:val="00CE5DBA"/>
    <w:rsid w:val="00CE6304"/>
    <w:rsid w:val="00CE7628"/>
    <w:rsid w:val="00CE7B13"/>
    <w:rsid w:val="00CE7C3E"/>
    <w:rsid w:val="00CE7E6B"/>
    <w:rsid w:val="00CF00A0"/>
    <w:rsid w:val="00CF0744"/>
    <w:rsid w:val="00CF0E43"/>
    <w:rsid w:val="00CF1957"/>
    <w:rsid w:val="00CF1A67"/>
    <w:rsid w:val="00CF1E81"/>
    <w:rsid w:val="00CF2E53"/>
    <w:rsid w:val="00CF2EF9"/>
    <w:rsid w:val="00CF4371"/>
    <w:rsid w:val="00CF4912"/>
    <w:rsid w:val="00CF49EF"/>
    <w:rsid w:val="00CF5575"/>
    <w:rsid w:val="00CF6A5F"/>
    <w:rsid w:val="00CF6E68"/>
    <w:rsid w:val="00CF71E7"/>
    <w:rsid w:val="00D02788"/>
    <w:rsid w:val="00D031A6"/>
    <w:rsid w:val="00D036B5"/>
    <w:rsid w:val="00D03F81"/>
    <w:rsid w:val="00D0412F"/>
    <w:rsid w:val="00D05C9F"/>
    <w:rsid w:val="00D06002"/>
    <w:rsid w:val="00D06034"/>
    <w:rsid w:val="00D06D7D"/>
    <w:rsid w:val="00D06F9E"/>
    <w:rsid w:val="00D070F1"/>
    <w:rsid w:val="00D106C6"/>
    <w:rsid w:val="00D12CD8"/>
    <w:rsid w:val="00D1368D"/>
    <w:rsid w:val="00D1379F"/>
    <w:rsid w:val="00D13941"/>
    <w:rsid w:val="00D144A8"/>
    <w:rsid w:val="00D159AC"/>
    <w:rsid w:val="00D15A8A"/>
    <w:rsid w:val="00D16D4A"/>
    <w:rsid w:val="00D2197D"/>
    <w:rsid w:val="00D22CD7"/>
    <w:rsid w:val="00D2306B"/>
    <w:rsid w:val="00D24172"/>
    <w:rsid w:val="00D24407"/>
    <w:rsid w:val="00D27566"/>
    <w:rsid w:val="00D2758E"/>
    <w:rsid w:val="00D27E34"/>
    <w:rsid w:val="00D30CE6"/>
    <w:rsid w:val="00D31F69"/>
    <w:rsid w:val="00D348B6"/>
    <w:rsid w:val="00D35261"/>
    <w:rsid w:val="00D35361"/>
    <w:rsid w:val="00D35DED"/>
    <w:rsid w:val="00D365C6"/>
    <w:rsid w:val="00D36853"/>
    <w:rsid w:val="00D40739"/>
    <w:rsid w:val="00D4093A"/>
    <w:rsid w:val="00D410D1"/>
    <w:rsid w:val="00D41C49"/>
    <w:rsid w:val="00D42425"/>
    <w:rsid w:val="00D42B58"/>
    <w:rsid w:val="00D42FFC"/>
    <w:rsid w:val="00D449DF"/>
    <w:rsid w:val="00D44AE6"/>
    <w:rsid w:val="00D45441"/>
    <w:rsid w:val="00D4578F"/>
    <w:rsid w:val="00D47F9A"/>
    <w:rsid w:val="00D517C2"/>
    <w:rsid w:val="00D51F90"/>
    <w:rsid w:val="00D52B6B"/>
    <w:rsid w:val="00D54E3E"/>
    <w:rsid w:val="00D55921"/>
    <w:rsid w:val="00D55AB8"/>
    <w:rsid w:val="00D60D0D"/>
    <w:rsid w:val="00D61E20"/>
    <w:rsid w:val="00D62849"/>
    <w:rsid w:val="00D64994"/>
    <w:rsid w:val="00D65152"/>
    <w:rsid w:val="00D67C83"/>
    <w:rsid w:val="00D67F50"/>
    <w:rsid w:val="00D7071B"/>
    <w:rsid w:val="00D70C04"/>
    <w:rsid w:val="00D70E1B"/>
    <w:rsid w:val="00D73643"/>
    <w:rsid w:val="00D74989"/>
    <w:rsid w:val="00D75407"/>
    <w:rsid w:val="00D7592E"/>
    <w:rsid w:val="00D7622C"/>
    <w:rsid w:val="00D76B1C"/>
    <w:rsid w:val="00D76E8F"/>
    <w:rsid w:val="00D77986"/>
    <w:rsid w:val="00D80E07"/>
    <w:rsid w:val="00D80E6C"/>
    <w:rsid w:val="00D81ED4"/>
    <w:rsid w:val="00D82295"/>
    <w:rsid w:val="00D839DC"/>
    <w:rsid w:val="00D8436B"/>
    <w:rsid w:val="00D84F37"/>
    <w:rsid w:val="00D850AA"/>
    <w:rsid w:val="00D866EF"/>
    <w:rsid w:val="00D8740A"/>
    <w:rsid w:val="00D87C70"/>
    <w:rsid w:val="00D90078"/>
    <w:rsid w:val="00D905C0"/>
    <w:rsid w:val="00D931A6"/>
    <w:rsid w:val="00D9376A"/>
    <w:rsid w:val="00D93F57"/>
    <w:rsid w:val="00D94B32"/>
    <w:rsid w:val="00D96051"/>
    <w:rsid w:val="00D96844"/>
    <w:rsid w:val="00D96B74"/>
    <w:rsid w:val="00DA00CB"/>
    <w:rsid w:val="00DA1F8C"/>
    <w:rsid w:val="00DA1FF1"/>
    <w:rsid w:val="00DA2C5F"/>
    <w:rsid w:val="00DA2C95"/>
    <w:rsid w:val="00DA4912"/>
    <w:rsid w:val="00DA636E"/>
    <w:rsid w:val="00DA7E3E"/>
    <w:rsid w:val="00DB03DD"/>
    <w:rsid w:val="00DB0C2E"/>
    <w:rsid w:val="00DB0F7D"/>
    <w:rsid w:val="00DB1710"/>
    <w:rsid w:val="00DB2047"/>
    <w:rsid w:val="00DB380E"/>
    <w:rsid w:val="00DB66F2"/>
    <w:rsid w:val="00DB672D"/>
    <w:rsid w:val="00DB6766"/>
    <w:rsid w:val="00DB680E"/>
    <w:rsid w:val="00DB6F68"/>
    <w:rsid w:val="00DC04D2"/>
    <w:rsid w:val="00DC09E9"/>
    <w:rsid w:val="00DC0EBA"/>
    <w:rsid w:val="00DC318C"/>
    <w:rsid w:val="00DC3E22"/>
    <w:rsid w:val="00DC3E38"/>
    <w:rsid w:val="00DC4259"/>
    <w:rsid w:val="00DC4923"/>
    <w:rsid w:val="00DC4D61"/>
    <w:rsid w:val="00DC5508"/>
    <w:rsid w:val="00DC58B4"/>
    <w:rsid w:val="00DC6B67"/>
    <w:rsid w:val="00DC7319"/>
    <w:rsid w:val="00DD0742"/>
    <w:rsid w:val="00DD0D1C"/>
    <w:rsid w:val="00DD2260"/>
    <w:rsid w:val="00DD26A0"/>
    <w:rsid w:val="00DD2BFD"/>
    <w:rsid w:val="00DD2C05"/>
    <w:rsid w:val="00DD4048"/>
    <w:rsid w:val="00DD410C"/>
    <w:rsid w:val="00DD4598"/>
    <w:rsid w:val="00DE0134"/>
    <w:rsid w:val="00DE05D8"/>
    <w:rsid w:val="00DE1313"/>
    <w:rsid w:val="00DE154F"/>
    <w:rsid w:val="00DE1D02"/>
    <w:rsid w:val="00DE1D9F"/>
    <w:rsid w:val="00DE29F0"/>
    <w:rsid w:val="00DE3AAC"/>
    <w:rsid w:val="00DE3BC6"/>
    <w:rsid w:val="00DE49EE"/>
    <w:rsid w:val="00DE4FB3"/>
    <w:rsid w:val="00DE5B21"/>
    <w:rsid w:val="00DF0A49"/>
    <w:rsid w:val="00DF226B"/>
    <w:rsid w:val="00DF2484"/>
    <w:rsid w:val="00DF3E3A"/>
    <w:rsid w:val="00DF44BD"/>
    <w:rsid w:val="00DF49D8"/>
    <w:rsid w:val="00DF4C3E"/>
    <w:rsid w:val="00DF4F05"/>
    <w:rsid w:val="00DF6CE5"/>
    <w:rsid w:val="00DF6F66"/>
    <w:rsid w:val="00DF7369"/>
    <w:rsid w:val="00E001F0"/>
    <w:rsid w:val="00E00670"/>
    <w:rsid w:val="00E01836"/>
    <w:rsid w:val="00E02D28"/>
    <w:rsid w:val="00E0311A"/>
    <w:rsid w:val="00E037A0"/>
    <w:rsid w:val="00E041C7"/>
    <w:rsid w:val="00E05E2E"/>
    <w:rsid w:val="00E06C43"/>
    <w:rsid w:val="00E07B9F"/>
    <w:rsid w:val="00E10ABA"/>
    <w:rsid w:val="00E1117A"/>
    <w:rsid w:val="00E11BBB"/>
    <w:rsid w:val="00E11D03"/>
    <w:rsid w:val="00E12DD1"/>
    <w:rsid w:val="00E13CDF"/>
    <w:rsid w:val="00E1435A"/>
    <w:rsid w:val="00E150C4"/>
    <w:rsid w:val="00E15C5E"/>
    <w:rsid w:val="00E15DCD"/>
    <w:rsid w:val="00E162BE"/>
    <w:rsid w:val="00E16575"/>
    <w:rsid w:val="00E21477"/>
    <w:rsid w:val="00E2191F"/>
    <w:rsid w:val="00E23AC3"/>
    <w:rsid w:val="00E25226"/>
    <w:rsid w:val="00E27832"/>
    <w:rsid w:val="00E27B62"/>
    <w:rsid w:val="00E27C08"/>
    <w:rsid w:val="00E3010F"/>
    <w:rsid w:val="00E30964"/>
    <w:rsid w:val="00E32282"/>
    <w:rsid w:val="00E33DBD"/>
    <w:rsid w:val="00E348B9"/>
    <w:rsid w:val="00E349E8"/>
    <w:rsid w:val="00E37317"/>
    <w:rsid w:val="00E379C0"/>
    <w:rsid w:val="00E4115A"/>
    <w:rsid w:val="00E436B6"/>
    <w:rsid w:val="00E4601A"/>
    <w:rsid w:val="00E46AFF"/>
    <w:rsid w:val="00E50186"/>
    <w:rsid w:val="00E50840"/>
    <w:rsid w:val="00E50FA1"/>
    <w:rsid w:val="00E510AD"/>
    <w:rsid w:val="00E53357"/>
    <w:rsid w:val="00E53E02"/>
    <w:rsid w:val="00E54257"/>
    <w:rsid w:val="00E543F2"/>
    <w:rsid w:val="00E54E92"/>
    <w:rsid w:val="00E5539C"/>
    <w:rsid w:val="00E55823"/>
    <w:rsid w:val="00E55A45"/>
    <w:rsid w:val="00E56A97"/>
    <w:rsid w:val="00E5700D"/>
    <w:rsid w:val="00E5749C"/>
    <w:rsid w:val="00E61A9C"/>
    <w:rsid w:val="00E65CBC"/>
    <w:rsid w:val="00E66014"/>
    <w:rsid w:val="00E6609A"/>
    <w:rsid w:val="00E669C3"/>
    <w:rsid w:val="00E67408"/>
    <w:rsid w:val="00E677E0"/>
    <w:rsid w:val="00E7161C"/>
    <w:rsid w:val="00E722B3"/>
    <w:rsid w:val="00E72A1C"/>
    <w:rsid w:val="00E73A02"/>
    <w:rsid w:val="00E749BA"/>
    <w:rsid w:val="00E74E70"/>
    <w:rsid w:val="00E76E5A"/>
    <w:rsid w:val="00E7712B"/>
    <w:rsid w:val="00E77918"/>
    <w:rsid w:val="00E810FC"/>
    <w:rsid w:val="00E81CC5"/>
    <w:rsid w:val="00E81FB7"/>
    <w:rsid w:val="00E8227F"/>
    <w:rsid w:val="00E82B9E"/>
    <w:rsid w:val="00E82C82"/>
    <w:rsid w:val="00E84370"/>
    <w:rsid w:val="00E84C4F"/>
    <w:rsid w:val="00E87CBC"/>
    <w:rsid w:val="00E87DAE"/>
    <w:rsid w:val="00E90715"/>
    <w:rsid w:val="00E911E3"/>
    <w:rsid w:val="00E92C82"/>
    <w:rsid w:val="00E92D45"/>
    <w:rsid w:val="00E93934"/>
    <w:rsid w:val="00E93B70"/>
    <w:rsid w:val="00E93F37"/>
    <w:rsid w:val="00E947A0"/>
    <w:rsid w:val="00E94C13"/>
    <w:rsid w:val="00E96237"/>
    <w:rsid w:val="00E96846"/>
    <w:rsid w:val="00E96A9F"/>
    <w:rsid w:val="00E96AAB"/>
    <w:rsid w:val="00E97FF6"/>
    <w:rsid w:val="00EA0131"/>
    <w:rsid w:val="00EA1600"/>
    <w:rsid w:val="00EA18B4"/>
    <w:rsid w:val="00EA1D5A"/>
    <w:rsid w:val="00EA231B"/>
    <w:rsid w:val="00EA2D64"/>
    <w:rsid w:val="00EA2E27"/>
    <w:rsid w:val="00EA4A36"/>
    <w:rsid w:val="00EA5D4F"/>
    <w:rsid w:val="00EA728D"/>
    <w:rsid w:val="00EA7F52"/>
    <w:rsid w:val="00EB0E2B"/>
    <w:rsid w:val="00EB0EBD"/>
    <w:rsid w:val="00EB11A9"/>
    <w:rsid w:val="00EB177B"/>
    <w:rsid w:val="00EB222B"/>
    <w:rsid w:val="00EB2FB5"/>
    <w:rsid w:val="00EB359D"/>
    <w:rsid w:val="00EB67D8"/>
    <w:rsid w:val="00EB722F"/>
    <w:rsid w:val="00EB7B5E"/>
    <w:rsid w:val="00EB7D95"/>
    <w:rsid w:val="00EC0A65"/>
    <w:rsid w:val="00EC0CF3"/>
    <w:rsid w:val="00EC253D"/>
    <w:rsid w:val="00EC2A57"/>
    <w:rsid w:val="00EC2B31"/>
    <w:rsid w:val="00EC4F76"/>
    <w:rsid w:val="00EC57AB"/>
    <w:rsid w:val="00EC70E3"/>
    <w:rsid w:val="00EC71B6"/>
    <w:rsid w:val="00EC7617"/>
    <w:rsid w:val="00EC786C"/>
    <w:rsid w:val="00ED0D33"/>
    <w:rsid w:val="00ED15CA"/>
    <w:rsid w:val="00ED18DE"/>
    <w:rsid w:val="00ED1C92"/>
    <w:rsid w:val="00ED449B"/>
    <w:rsid w:val="00ED5028"/>
    <w:rsid w:val="00ED526A"/>
    <w:rsid w:val="00ED781B"/>
    <w:rsid w:val="00EE08F3"/>
    <w:rsid w:val="00EE0FF8"/>
    <w:rsid w:val="00EE28B7"/>
    <w:rsid w:val="00EE3430"/>
    <w:rsid w:val="00EE79A3"/>
    <w:rsid w:val="00EF15EA"/>
    <w:rsid w:val="00EF1EC0"/>
    <w:rsid w:val="00EF27D4"/>
    <w:rsid w:val="00EF3B96"/>
    <w:rsid w:val="00EF47C4"/>
    <w:rsid w:val="00EF498F"/>
    <w:rsid w:val="00EF59AC"/>
    <w:rsid w:val="00EF65D4"/>
    <w:rsid w:val="00EF78A0"/>
    <w:rsid w:val="00EF7970"/>
    <w:rsid w:val="00F00536"/>
    <w:rsid w:val="00F00CF3"/>
    <w:rsid w:val="00F01B65"/>
    <w:rsid w:val="00F02FB5"/>
    <w:rsid w:val="00F03A98"/>
    <w:rsid w:val="00F042A8"/>
    <w:rsid w:val="00F05FB2"/>
    <w:rsid w:val="00F06972"/>
    <w:rsid w:val="00F069BE"/>
    <w:rsid w:val="00F06A83"/>
    <w:rsid w:val="00F06BB2"/>
    <w:rsid w:val="00F07004"/>
    <w:rsid w:val="00F073D5"/>
    <w:rsid w:val="00F07636"/>
    <w:rsid w:val="00F106B4"/>
    <w:rsid w:val="00F149F7"/>
    <w:rsid w:val="00F14CD0"/>
    <w:rsid w:val="00F17D48"/>
    <w:rsid w:val="00F20FE9"/>
    <w:rsid w:val="00F2119B"/>
    <w:rsid w:val="00F21A2F"/>
    <w:rsid w:val="00F22544"/>
    <w:rsid w:val="00F2310A"/>
    <w:rsid w:val="00F24127"/>
    <w:rsid w:val="00F241F5"/>
    <w:rsid w:val="00F245D0"/>
    <w:rsid w:val="00F24BD4"/>
    <w:rsid w:val="00F24C4B"/>
    <w:rsid w:val="00F26505"/>
    <w:rsid w:val="00F26AB2"/>
    <w:rsid w:val="00F26D3C"/>
    <w:rsid w:val="00F273AE"/>
    <w:rsid w:val="00F2788B"/>
    <w:rsid w:val="00F3122C"/>
    <w:rsid w:val="00F31B15"/>
    <w:rsid w:val="00F330B6"/>
    <w:rsid w:val="00F35BFA"/>
    <w:rsid w:val="00F4117D"/>
    <w:rsid w:val="00F413FA"/>
    <w:rsid w:val="00F421DC"/>
    <w:rsid w:val="00F42EF2"/>
    <w:rsid w:val="00F432BC"/>
    <w:rsid w:val="00F43621"/>
    <w:rsid w:val="00F43C6B"/>
    <w:rsid w:val="00F441C3"/>
    <w:rsid w:val="00F44915"/>
    <w:rsid w:val="00F46966"/>
    <w:rsid w:val="00F478A3"/>
    <w:rsid w:val="00F52A99"/>
    <w:rsid w:val="00F52F4E"/>
    <w:rsid w:val="00F52FA5"/>
    <w:rsid w:val="00F532B2"/>
    <w:rsid w:val="00F545CA"/>
    <w:rsid w:val="00F554D5"/>
    <w:rsid w:val="00F606AD"/>
    <w:rsid w:val="00F615D6"/>
    <w:rsid w:val="00F62928"/>
    <w:rsid w:val="00F63539"/>
    <w:rsid w:val="00F63775"/>
    <w:rsid w:val="00F64BCD"/>
    <w:rsid w:val="00F651AD"/>
    <w:rsid w:val="00F65342"/>
    <w:rsid w:val="00F659EE"/>
    <w:rsid w:val="00F666D6"/>
    <w:rsid w:val="00F714A9"/>
    <w:rsid w:val="00F7184A"/>
    <w:rsid w:val="00F71993"/>
    <w:rsid w:val="00F724AF"/>
    <w:rsid w:val="00F728C6"/>
    <w:rsid w:val="00F72F28"/>
    <w:rsid w:val="00F72F37"/>
    <w:rsid w:val="00F74A4E"/>
    <w:rsid w:val="00F74D6B"/>
    <w:rsid w:val="00F75B78"/>
    <w:rsid w:val="00F76193"/>
    <w:rsid w:val="00F768B2"/>
    <w:rsid w:val="00F826FA"/>
    <w:rsid w:val="00F8455E"/>
    <w:rsid w:val="00F85442"/>
    <w:rsid w:val="00F85C37"/>
    <w:rsid w:val="00F867AF"/>
    <w:rsid w:val="00F86BEA"/>
    <w:rsid w:val="00F86E0D"/>
    <w:rsid w:val="00F872DF"/>
    <w:rsid w:val="00F87781"/>
    <w:rsid w:val="00F904A2"/>
    <w:rsid w:val="00F92BEB"/>
    <w:rsid w:val="00F92C4A"/>
    <w:rsid w:val="00F94E43"/>
    <w:rsid w:val="00F951A0"/>
    <w:rsid w:val="00F9683C"/>
    <w:rsid w:val="00F96986"/>
    <w:rsid w:val="00F96FFC"/>
    <w:rsid w:val="00F97B91"/>
    <w:rsid w:val="00FA0823"/>
    <w:rsid w:val="00FA27FF"/>
    <w:rsid w:val="00FA363A"/>
    <w:rsid w:val="00FA373F"/>
    <w:rsid w:val="00FA47D4"/>
    <w:rsid w:val="00FA4912"/>
    <w:rsid w:val="00FA49DC"/>
    <w:rsid w:val="00FA59DE"/>
    <w:rsid w:val="00FA5A99"/>
    <w:rsid w:val="00FA6169"/>
    <w:rsid w:val="00FA622E"/>
    <w:rsid w:val="00FA67FE"/>
    <w:rsid w:val="00FA6A29"/>
    <w:rsid w:val="00FA7470"/>
    <w:rsid w:val="00FA7BD5"/>
    <w:rsid w:val="00FA7E17"/>
    <w:rsid w:val="00FB0B40"/>
    <w:rsid w:val="00FB215F"/>
    <w:rsid w:val="00FB2517"/>
    <w:rsid w:val="00FB29AE"/>
    <w:rsid w:val="00FB4357"/>
    <w:rsid w:val="00FB49BF"/>
    <w:rsid w:val="00FB57FE"/>
    <w:rsid w:val="00FB686E"/>
    <w:rsid w:val="00FB69E6"/>
    <w:rsid w:val="00FB6F31"/>
    <w:rsid w:val="00FB7EBF"/>
    <w:rsid w:val="00FB7F3B"/>
    <w:rsid w:val="00FC098E"/>
    <w:rsid w:val="00FC0E07"/>
    <w:rsid w:val="00FC1B8C"/>
    <w:rsid w:val="00FC1EC4"/>
    <w:rsid w:val="00FC27FD"/>
    <w:rsid w:val="00FC3313"/>
    <w:rsid w:val="00FC5A24"/>
    <w:rsid w:val="00FC6C21"/>
    <w:rsid w:val="00FC7920"/>
    <w:rsid w:val="00FD0E6F"/>
    <w:rsid w:val="00FD3B0B"/>
    <w:rsid w:val="00FD44C1"/>
    <w:rsid w:val="00FD44E8"/>
    <w:rsid w:val="00FD450D"/>
    <w:rsid w:val="00FD4E2E"/>
    <w:rsid w:val="00FD4EB6"/>
    <w:rsid w:val="00FD520C"/>
    <w:rsid w:val="00FD5CDF"/>
    <w:rsid w:val="00FD6F59"/>
    <w:rsid w:val="00FD782E"/>
    <w:rsid w:val="00FD7BF6"/>
    <w:rsid w:val="00FE07E5"/>
    <w:rsid w:val="00FE2134"/>
    <w:rsid w:val="00FE23F2"/>
    <w:rsid w:val="00FE23FD"/>
    <w:rsid w:val="00FE4559"/>
    <w:rsid w:val="00FE4D8C"/>
    <w:rsid w:val="00FE59EE"/>
    <w:rsid w:val="00FE600D"/>
    <w:rsid w:val="00FF008D"/>
    <w:rsid w:val="00FF10B3"/>
    <w:rsid w:val="00FF2113"/>
    <w:rsid w:val="00FF3F8C"/>
    <w:rsid w:val="00FF5E62"/>
    <w:rsid w:val="00FF6333"/>
    <w:rsid w:val="00FF6E8F"/>
    <w:rsid w:val="00FF7300"/>
    <w:rsid w:val="00FF7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9215C1"/>
  <w15:docId w15:val="{0B5D3B43-519B-4C09-8D1E-DA7E6A7A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3CE"/>
    <w:rPr>
      <w:sz w:val="24"/>
      <w:szCs w:val="24"/>
      <w:lang w:val="sr-Cyrl-RS"/>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6D0DE4"/>
    <w:pPr>
      <w:spacing w:after="120"/>
      <w:ind w:firstLine="677"/>
      <w:jc w:val="both"/>
    </w:pPr>
    <w:rPr>
      <w:lang w:val="sr-Latn-CS"/>
    </w:rPr>
  </w:style>
  <w:style w:type="paragraph" w:customStyle="1" w:styleId="Inivonaslova-Poglavlje">
    <w:name w:val="I nivo naslova - Poglavlje"/>
    <w:basedOn w:val="Heading1"/>
    <w:next w:val="Osnovnitekst"/>
    <w:rsid w:val="00E7161C"/>
    <w:pPr>
      <w:pageBreakBefore/>
      <w:numPr>
        <w:numId w:val="1"/>
      </w:numPr>
      <w:spacing w:before="960" w:after="480"/>
      <w:jc w:val="both"/>
    </w:pPr>
    <w:rPr>
      <w:rFonts w:ascii="Times New Roman" w:hAnsi="Times New Roman"/>
      <w:smallCaps/>
      <w:shadow/>
      <w:sz w:val="40"/>
      <w:szCs w:val="40"/>
      <w:lang w:val="sr-Latn-CS"/>
    </w:rPr>
  </w:style>
  <w:style w:type="paragraph" w:customStyle="1" w:styleId="IInivonaslova-Potpoglavlje">
    <w:name w:val="II nivo naslova - Potpoglavlje"/>
    <w:basedOn w:val="Heading2"/>
    <w:next w:val="Osnovnitekst"/>
    <w:rsid w:val="00E7161C"/>
    <w:pPr>
      <w:numPr>
        <w:ilvl w:val="1"/>
        <w:numId w:val="1"/>
      </w:numPr>
      <w:spacing w:after="160"/>
      <w:jc w:val="both"/>
    </w:pPr>
    <w:rPr>
      <w:rFonts w:ascii="Times New Roman" w:hAnsi="Times New Roman"/>
      <w:i w:val="0"/>
      <w:lang w:val="sr-Latn-CS"/>
    </w:rPr>
  </w:style>
  <w:style w:type="paragraph" w:customStyle="1" w:styleId="IIInivonaslova-Odeljak">
    <w:name w:val="III nivo naslova - Odeljak"/>
    <w:basedOn w:val="Heading3"/>
    <w:next w:val="Osnovnitekst"/>
    <w:link w:val="IIInivonaslova-OdeljakChar"/>
    <w:rsid w:val="003B07A2"/>
    <w:pPr>
      <w:numPr>
        <w:ilvl w:val="2"/>
        <w:numId w:val="1"/>
      </w:numPr>
      <w:spacing w:after="120"/>
      <w:jc w:val="both"/>
    </w:pPr>
    <w:rPr>
      <w:rFonts w:ascii="Cambria" w:hAnsi="Cambria"/>
      <w:i/>
      <w:sz w:val="24"/>
      <w:lang w:val="sr-Latn-CS"/>
    </w:rPr>
  </w:style>
  <w:style w:type="paragraph" w:customStyle="1" w:styleId="IVnivonaslova-Pododeljak">
    <w:name w:val="IV nivo naslova - Pododeljak"/>
    <w:basedOn w:val="Heading4"/>
    <w:next w:val="Osnovnitekst"/>
    <w:rsid w:val="003B07A2"/>
    <w:pPr>
      <w:numPr>
        <w:ilvl w:val="3"/>
        <w:numId w:val="1"/>
      </w:numPr>
      <w:spacing w:before="60"/>
      <w:jc w:val="both"/>
    </w:pPr>
    <w:rPr>
      <w:rFonts w:ascii="Cambria" w:hAnsi="Cambria"/>
      <w:b w:val="0"/>
      <w:i/>
      <w:sz w:val="24"/>
      <w:lang w:val="sr-Latn-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E041C7"/>
    <w:pPr>
      <w:pageBreakBefore/>
      <w:numPr>
        <w:numId w:val="2"/>
      </w:numPr>
      <w:tabs>
        <w:tab w:val="left" w:pos="170"/>
      </w:tabs>
      <w:spacing w:before="960" w:after="480"/>
      <w:jc w:val="both"/>
    </w:pPr>
    <w:rPr>
      <w:rFonts w:ascii="Times New Roman" w:hAnsi="Times New Roman"/>
      <w:smallCaps/>
      <w:shadow/>
      <w:sz w:val="40"/>
      <w:szCs w:val="40"/>
      <w:lang w:val="sr-Latn-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6D0DE4"/>
    <w:rPr>
      <w:sz w:val="24"/>
      <w:szCs w:val="24"/>
      <w:lang w:val="sr-Latn-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Latn-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3B07A2"/>
    <w:pPr>
      <w:numPr>
        <w:ilvl w:val="2"/>
      </w:numPr>
      <w:spacing w:after="120"/>
      <w:outlineLvl w:val="2"/>
    </w:pPr>
    <w:rPr>
      <w:rFonts w:ascii="Cambria" w:hAnsi="Cambria"/>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3B07A2"/>
    <w:rPr>
      <w:rFonts w:ascii="Cambria" w:hAnsi="Cambria" w:cs="Arial"/>
      <w:b/>
      <w:bCs/>
      <w:i/>
      <w:sz w:val="24"/>
      <w:szCs w:val="26"/>
      <w:lang w:val="sr-Latn-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qForma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FootnoteText">
    <w:name w:val="footnote text"/>
    <w:basedOn w:val="Normal"/>
    <w:link w:val="FootnoteTextChar"/>
    <w:uiPriority w:val="99"/>
    <w:semiHidden/>
    <w:unhideWhenUsed/>
    <w:rsid w:val="00AA495A"/>
    <w:rPr>
      <w:sz w:val="20"/>
      <w:szCs w:val="20"/>
    </w:rPr>
  </w:style>
  <w:style w:type="character" w:customStyle="1" w:styleId="FootnoteTextChar">
    <w:name w:val="Footnote Text Char"/>
    <w:basedOn w:val="DefaultParagraphFont"/>
    <w:link w:val="FootnoteText"/>
    <w:uiPriority w:val="99"/>
    <w:semiHidden/>
    <w:rsid w:val="00AA495A"/>
    <w:rPr>
      <w:lang w:val="en-GB"/>
    </w:rPr>
  </w:style>
  <w:style w:type="character" w:styleId="FootnoteReference">
    <w:name w:val="footnote reference"/>
    <w:basedOn w:val="DefaultParagraphFont"/>
    <w:uiPriority w:val="99"/>
    <w:semiHidden/>
    <w:unhideWhenUsed/>
    <w:rsid w:val="00AA495A"/>
    <w:rPr>
      <w:vertAlign w:val="superscript"/>
    </w:rPr>
  </w:style>
  <w:style w:type="table" w:styleId="TableGridLight">
    <w:name w:val="Grid Table Light"/>
    <w:basedOn w:val="TableNormal"/>
    <w:uiPriority w:val="40"/>
    <w:rsid w:val="00571C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71C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C80C0C"/>
    <w:rPr>
      <w:sz w:val="20"/>
      <w:szCs w:val="20"/>
    </w:rPr>
  </w:style>
  <w:style w:type="character" w:customStyle="1" w:styleId="EndnoteTextChar">
    <w:name w:val="Endnote Text Char"/>
    <w:basedOn w:val="DefaultParagraphFont"/>
    <w:link w:val="EndnoteText"/>
    <w:uiPriority w:val="99"/>
    <w:semiHidden/>
    <w:rsid w:val="00C80C0C"/>
    <w:rPr>
      <w:lang w:val="en-GB"/>
    </w:rPr>
  </w:style>
  <w:style w:type="character" w:styleId="EndnoteReference">
    <w:name w:val="endnote reference"/>
    <w:basedOn w:val="DefaultParagraphFont"/>
    <w:uiPriority w:val="99"/>
    <w:semiHidden/>
    <w:unhideWhenUsed/>
    <w:rsid w:val="00C80C0C"/>
    <w:rPr>
      <w:vertAlign w:val="superscript"/>
    </w:rPr>
  </w:style>
  <w:style w:type="character" w:styleId="UnresolvedMention">
    <w:name w:val="Unresolved Mention"/>
    <w:basedOn w:val="DefaultParagraphFont"/>
    <w:uiPriority w:val="99"/>
    <w:semiHidden/>
    <w:unhideWhenUsed/>
    <w:rsid w:val="002D2D3A"/>
    <w:rPr>
      <w:color w:val="605E5C"/>
      <w:shd w:val="clear" w:color="auto" w:fill="E1DFDD"/>
    </w:rPr>
  </w:style>
  <w:style w:type="character" w:styleId="FollowedHyperlink">
    <w:name w:val="FollowedHyperlink"/>
    <w:basedOn w:val="DefaultParagraphFont"/>
    <w:uiPriority w:val="99"/>
    <w:semiHidden/>
    <w:unhideWhenUsed/>
    <w:rsid w:val="0023011B"/>
    <w:rPr>
      <w:color w:val="800080" w:themeColor="followedHyperlink"/>
      <w:u w:val="single"/>
    </w:rPr>
  </w:style>
  <w:style w:type="paragraph" w:styleId="NormalWeb">
    <w:name w:val="Normal (Web)"/>
    <w:basedOn w:val="Normal"/>
    <w:uiPriority w:val="99"/>
    <w:semiHidden/>
    <w:unhideWhenUsed/>
    <w:rsid w:val="00696C89"/>
  </w:style>
  <w:style w:type="paragraph" w:customStyle="1" w:styleId="a">
    <w:name w:val="Листинг"/>
    <w:basedOn w:val="Osnovnitekst"/>
    <w:qFormat/>
    <w:rsid w:val="00545A83"/>
    <w:pPr>
      <w:spacing w:before="120" w:after="160"/>
      <w:ind w:firstLine="0"/>
      <w:jc w:val="center"/>
    </w:pPr>
    <w:rPr>
      <w:b/>
      <w:bCs/>
      <w:sz w:val="20"/>
      <w:szCs w:val="20"/>
      <w:lang w:val="sr-Cyrl-RS"/>
    </w:rPr>
  </w:style>
  <w:style w:type="paragraph" w:styleId="TOCHeading">
    <w:name w:val="TOC Heading"/>
    <w:basedOn w:val="Heading1"/>
    <w:next w:val="Normal"/>
    <w:uiPriority w:val="39"/>
    <w:unhideWhenUsed/>
    <w:qFormat/>
    <w:rsid w:val="00B40A84"/>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git-scm.com/docs" TargetMode="External"/><Relationship Id="rId21" Type="http://schemas.openxmlformats.org/officeDocument/2006/relationships/image" Target="media/image8.png"/><Relationship Id="rId34" Type="http://schemas.openxmlformats.org/officeDocument/2006/relationships/hyperlink" Target="https://www.cryptomuseum.com/crypto/enigma/working.htm" TargetMode="External"/><Relationship Id="rId42" Type="http://schemas.openxmlformats.org/officeDocument/2006/relationships/hyperlink" Target="https://www.101computing.net/enigma-machine-emulator/" TargetMode="External"/><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sv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www.cryptomuseum.com/crypto/enigma/hist.htm" TargetMode="External"/><Relationship Id="rId37" Type="http://schemas.openxmlformats.org/officeDocument/2006/relationships/hyperlink" Target="https://pypi.org/" TargetMode="External"/><Relationship Id="rId40" Type="http://schemas.openxmlformats.org/officeDocument/2006/relationships/hyperlink" Target="https://customtkinter.tomschimansky.com/documentation/" TargetMode="External"/><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hyperlink" Target="https://docs.python.org/3.13/"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www.cryptomuseum.com/crypto/enigma/probemaschine/" TargetMode="Externa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odseknis.akademijanis.edu.rs/wp-content/plugins/vts-predmeti/uploads/ZPKM%20Predavanje%203%202020a.pdf" TargetMode="External"/><Relationship Id="rId35" Type="http://schemas.openxmlformats.org/officeDocument/2006/relationships/hyperlink" Target="https://en.wikipedia.org/wiki/Enigma_rotor_details" TargetMode="External"/><Relationship Id="rId43" Type="http://schemas.openxmlformats.org/officeDocument/2006/relationships/hyperlink" Target="https://github.com/LukaGolijanin/EnigmaSimulator/"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britannica.com/topic/Enigma-German-code-device" TargetMode="External"/><Relationship Id="rId38" Type="http://schemas.openxmlformats.org/officeDocument/2006/relationships/hyperlink" Target="https://www.jetbrains.com/help/pycharm/2023.3/getting-started.html" TargetMode="External"/><Relationship Id="rId46" Type="http://schemas.openxmlformats.org/officeDocument/2006/relationships/header" Target="header4.xml"/><Relationship Id="rId20" Type="http://schemas.openxmlformats.org/officeDocument/2006/relationships/image" Target="media/image7.png"/><Relationship Id="rId41" Type="http://schemas.openxmlformats.org/officeDocument/2006/relationships/hyperlink" Target="https://pyinstaller.org/en/stabl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aa\Downloads\Razvoj%20softverskog%20simulatora%20Engima%20masin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22EB9-33D7-4351-83E9-0522D1C73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Razvoj softverskog simulatora Engima masine.dotx</Template>
  <TotalTime>1537</TotalTime>
  <Pages>1</Pages>
  <Words>12683</Words>
  <Characters>72296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ELEKTROTEHNIČKI FAKULTET UNIVERZITETA U BEOGRADU</vt:lpstr>
    </vt:vector>
  </TitlesOfParts>
  <Company>ETF</Company>
  <LinksUpToDate>false</LinksUpToDate>
  <CharactersWithSpaces>84810</CharactersWithSpaces>
  <SharedDoc>false</SharedDoc>
  <HLinks>
    <vt:vector size="498" baseType="variant">
      <vt:variant>
        <vt:i4>1310771</vt:i4>
      </vt:variant>
      <vt:variant>
        <vt:i4>467</vt:i4>
      </vt:variant>
      <vt:variant>
        <vt:i4>0</vt:i4>
      </vt:variant>
      <vt:variant>
        <vt:i4>5</vt:i4>
      </vt:variant>
      <vt:variant>
        <vt:lpwstr/>
      </vt:variant>
      <vt:variant>
        <vt:lpwstr>_Toc211386879</vt:lpwstr>
      </vt:variant>
      <vt:variant>
        <vt:i4>1310771</vt:i4>
      </vt:variant>
      <vt:variant>
        <vt:i4>461</vt:i4>
      </vt:variant>
      <vt:variant>
        <vt:i4>0</vt:i4>
      </vt:variant>
      <vt:variant>
        <vt:i4>5</vt:i4>
      </vt:variant>
      <vt:variant>
        <vt:lpwstr/>
      </vt:variant>
      <vt:variant>
        <vt:lpwstr>_Toc211386878</vt:lpwstr>
      </vt:variant>
      <vt:variant>
        <vt:i4>1310771</vt:i4>
      </vt:variant>
      <vt:variant>
        <vt:i4>452</vt:i4>
      </vt:variant>
      <vt:variant>
        <vt:i4>0</vt:i4>
      </vt:variant>
      <vt:variant>
        <vt:i4>5</vt:i4>
      </vt:variant>
      <vt:variant>
        <vt:lpwstr/>
      </vt:variant>
      <vt:variant>
        <vt:lpwstr>_Toc211386877</vt:lpwstr>
      </vt:variant>
      <vt:variant>
        <vt:i4>1310771</vt:i4>
      </vt:variant>
      <vt:variant>
        <vt:i4>446</vt:i4>
      </vt:variant>
      <vt:variant>
        <vt:i4>0</vt:i4>
      </vt:variant>
      <vt:variant>
        <vt:i4>5</vt:i4>
      </vt:variant>
      <vt:variant>
        <vt:lpwstr/>
      </vt:variant>
      <vt:variant>
        <vt:lpwstr>_Toc211386876</vt:lpwstr>
      </vt:variant>
      <vt:variant>
        <vt:i4>1310771</vt:i4>
      </vt:variant>
      <vt:variant>
        <vt:i4>440</vt:i4>
      </vt:variant>
      <vt:variant>
        <vt:i4>0</vt:i4>
      </vt:variant>
      <vt:variant>
        <vt:i4>5</vt:i4>
      </vt:variant>
      <vt:variant>
        <vt:lpwstr/>
      </vt:variant>
      <vt:variant>
        <vt:lpwstr>_Toc211386875</vt:lpwstr>
      </vt:variant>
      <vt:variant>
        <vt:i4>1310771</vt:i4>
      </vt:variant>
      <vt:variant>
        <vt:i4>434</vt:i4>
      </vt:variant>
      <vt:variant>
        <vt:i4>0</vt:i4>
      </vt:variant>
      <vt:variant>
        <vt:i4>5</vt:i4>
      </vt:variant>
      <vt:variant>
        <vt:lpwstr/>
      </vt:variant>
      <vt:variant>
        <vt:lpwstr>_Toc211386874</vt:lpwstr>
      </vt:variant>
      <vt:variant>
        <vt:i4>1310771</vt:i4>
      </vt:variant>
      <vt:variant>
        <vt:i4>428</vt:i4>
      </vt:variant>
      <vt:variant>
        <vt:i4>0</vt:i4>
      </vt:variant>
      <vt:variant>
        <vt:i4>5</vt:i4>
      </vt:variant>
      <vt:variant>
        <vt:lpwstr/>
      </vt:variant>
      <vt:variant>
        <vt:lpwstr>_Toc211386873</vt:lpwstr>
      </vt:variant>
      <vt:variant>
        <vt:i4>1310771</vt:i4>
      </vt:variant>
      <vt:variant>
        <vt:i4>422</vt:i4>
      </vt:variant>
      <vt:variant>
        <vt:i4>0</vt:i4>
      </vt:variant>
      <vt:variant>
        <vt:i4>5</vt:i4>
      </vt:variant>
      <vt:variant>
        <vt:lpwstr/>
      </vt:variant>
      <vt:variant>
        <vt:lpwstr>_Toc211386872</vt:lpwstr>
      </vt:variant>
      <vt:variant>
        <vt:i4>1310771</vt:i4>
      </vt:variant>
      <vt:variant>
        <vt:i4>416</vt:i4>
      </vt:variant>
      <vt:variant>
        <vt:i4>0</vt:i4>
      </vt:variant>
      <vt:variant>
        <vt:i4>5</vt:i4>
      </vt:variant>
      <vt:variant>
        <vt:lpwstr/>
      </vt:variant>
      <vt:variant>
        <vt:lpwstr>_Toc211386871</vt:lpwstr>
      </vt:variant>
      <vt:variant>
        <vt:i4>1310771</vt:i4>
      </vt:variant>
      <vt:variant>
        <vt:i4>410</vt:i4>
      </vt:variant>
      <vt:variant>
        <vt:i4>0</vt:i4>
      </vt:variant>
      <vt:variant>
        <vt:i4>5</vt:i4>
      </vt:variant>
      <vt:variant>
        <vt:lpwstr/>
      </vt:variant>
      <vt:variant>
        <vt:lpwstr>_Toc211386870</vt:lpwstr>
      </vt:variant>
      <vt:variant>
        <vt:i4>1376307</vt:i4>
      </vt:variant>
      <vt:variant>
        <vt:i4>404</vt:i4>
      </vt:variant>
      <vt:variant>
        <vt:i4>0</vt:i4>
      </vt:variant>
      <vt:variant>
        <vt:i4>5</vt:i4>
      </vt:variant>
      <vt:variant>
        <vt:lpwstr/>
      </vt:variant>
      <vt:variant>
        <vt:lpwstr>_Toc211386869</vt:lpwstr>
      </vt:variant>
      <vt:variant>
        <vt:i4>1376307</vt:i4>
      </vt:variant>
      <vt:variant>
        <vt:i4>398</vt:i4>
      </vt:variant>
      <vt:variant>
        <vt:i4>0</vt:i4>
      </vt:variant>
      <vt:variant>
        <vt:i4>5</vt:i4>
      </vt:variant>
      <vt:variant>
        <vt:lpwstr/>
      </vt:variant>
      <vt:variant>
        <vt:lpwstr>_Toc211386868</vt:lpwstr>
      </vt:variant>
      <vt:variant>
        <vt:i4>1376307</vt:i4>
      </vt:variant>
      <vt:variant>
        <vt:i4>392</vt:i4>
      </vt:variant>
      <vt:variant>
        <vt:i4>0</vt:i4>
      </vt:variant>
      <vt:variant>
        <vt:i4>5</vt:i4>
      </vt:variant>
      <vt:variant>
        <vt:lpwstr/>
      </vt:variant>
      <vt:variant>
        <vt:lpwstr>_Toc211386867</vt:lpwstr>
      </vt:variant>
      <vt:variant>
        <vt:i4>1376307</vt:i4>
      </vt:variant>
      <vt:variant>
        <vt:i4>386</vt:i4>
      </vt:variant>
      <vt:variant>
        <vt:i4>0</vt:i4>
      </vt:variant>
      <vt:variant>
        <vt:i4>5</vt:i4>
      </vt:variant>
      <vt:variant>
        <vt:lpwstr/>
      </vt:variant>
      <vt:variant>
        <vt:lpwstr>_Toc211386866</vt:lpwstr>
      </vt:variant>
      <vt:variant>
        <vt:i4>1376307</vt:i4>
      </vt:variant>
      <vt:variant>
        <vt:i4>380</vt:i4>
      </vt:variant>
      <vt:variant>
        <vt:i4>0</vt:i4>
      </vt:variant>
      <vt:variant>
        <vt:i4>5</vt:i4>
      </vt:variant>
      <vt:variant>
        <vt:lpwstr/>
      </vt:variant>
      <vt:variant>
        <vt:lpwstr>_Toc211386865</vt:lpwstr>
      </vt:variant>
      <vt:variant>
        <vt:i4>1376307</vt:i4>
      </vt:variant>
      <vt:variant>
        <vt:i4>374</vt:i4>
      </vt:variant>
      <vt:variant>
        <vt:i4>0</vt:i4>
      </vt:variant>
      <vt:variant>
        <vt:i4>5</vt:i4>
      </vt:variant>
      <vt:variant>
        <vt:lpwstr/>
      </vt:variant>
      <vt:variant>
        <vt:lpwstr>_Toc211386864</vt:lpwstr>
      </vt:variant>
      <vt:variant>
        <vt:i4>1441877</vt:i4>
      </vt:variant>
      <vt:variant>
        <vt:i4>369</vt:i4>
      </vt:variant>
      <vt:variant>
        <vt:i4>0</vt:i4>
      </vt:variant>
      <vt:variant>
        <vt:i4>5</vt:i4>
      </vt:variant>
      <vt:variant>
        <vt:lpwstr>https://www.101computing.net/enigma-machine-emulator/</vt:lpwstr>
      </vt:variant>
      <vt:variant>
        <vt:lpwstr/>
      </vt:variant>
      <vt:variant>
        <vt:i4>3604580</vt:i4>
      </vt:variant>
      <vt:variant>
        <vt:i4>366</vt:i4>
      </vt:variant>
      <vt:variant>
        <vt:i4>0</vt:i4>
      </vt:variant>
      <vt:variant>
        <vt:i4>5</vt:i4>
      </vt:variant>
      <vt:variant>
        <vt:lpwstr>https://pyinstaller.org/en/stable/</vt:lpwstr>
      </vt:variant>
      <vt:variant>
        <vt:lpwstr/>
      </vt:variant>
      <vt:variant>
        <vt:i4>8257584</vt:i4>
      </vt:variant>
      <vt:variant>
        <vt:i4>363</vt:i4>
      </vt:variant>
      <vt:variant>
        <vt:i4>0</vt:i4>
      </vt:variant>
      <vt:variant>
        <vt:i4>5</vt:i4>
      </vt:variant>
      <vt:variant>
        <vt:lpwstr>https://customtkinter.tomschimansky.com/documentation/</vt:lpwstr>
      </vt:variant>
      <vt:variant>
        <vt:lpwstr/>
      </vt:variant>
      <vt:variant>
        <vt:i4>4456516</vt:i4>
      </vt:variant>
      <vt:variant>
        <vt:i4>360</vt:i4>
      </vt:variant>
      <vt:variant>
        <vt:i4>0</vt:i4>
      </vt:variant>
      <vt:variant>
        <vt:i4>5</vt:i4>
      </vt:variant>
      <vt:variant>
        <vt:lpwstr>https://git-scm.com/docs</vt:lpwstr>
      </vt:variant>
      <vt:variant>
        <vt:lpwstr/>
      </vt:variant>
      <vt:variant>
        <vt:i4>2228341</vt:i4>
      </vt:variant>
      <vt:variant>
        <vt:i4>357</vt:i4>
      </vt:variant>
      <vt:variant>
        <vt:i4>0</vt:i4>
      </vt:variant>
      <vt:variant>
        <vt:i4>5</vt:i4>
      </vt:variant>
      <vt:variant>
        <vt:lpwstr>https://www.jetbrains.com/help/pycharm/2023.3/getting-started.html</vt:lpwstr>
      </vt:variant>
      <vt:variant>
        <vt:lpwstr/>
      </vt:variant>
      <vt:variant>
        <vt:i4>524316</vt:i4>
      </vt:variant>
      <vt:variant>
        <vt:i4>354</vt:i4>
      </vt:variant>
      <vt:variant>
        <vt:i4>0</vt:i4>
      </vt:variant>
      <vt:variant>
        <vt:i4>5</vt:i4>
      </vt:variant>
      <vt:variant>
        <vt:lpwstr>https://docs.python.org/3.13/</vt:lpwstr>
      </vt:variant>
      <vt:variant>
        <vt:lpwstr/>
      </vt:variant>
      <vt:variant>
        <vt:i4>5505035</vt:i4>
      </vt:variant>
      <vt:variant>
        <vt:i4>351</vt:i4>
      </vt:variant>
      <vt:variant>
        <vt:i4>0</vt:i4>
      </vt:variant>
      <vt:variant>
        <vt:i4>5</vt:i4>
      </vt:variant>
      <vt:variant>
        <vt:lpwstr>https://en.wikipedia.org/wiki/Enigma_rotor_details</vt:lpwstr>
      </vt:variant>
      <vt:variant>
        <vt:lpwstr>/media/File:Enigma_rotor_wiring.png</vt:lpwstr>
      </vt:variant>
      <vt:variant>
        <vt:i4>7405624</vt:i4>
      </vt:variant>
      <vt:variant>
        <vt:i4>348</vt:i4>
      </vt:variant>
      <vt:variant>
        <vt:i4>0</vt:i4>
      </vt:variant>
      <vt:variant>
        <vt:i4>5</vt:i4>
      </vt:variant>
      <vt:variant>
        <vt:lpwstr>https://www.cryptomuseum.com/crypto/enigma/working.html</vt:lpwstr>
      </vt:variant>
      <vt:variant>
        <vt:lpwstr/>
      </vt:variant>
      <vt:variant>
        <vt:i4>4063357</vt:i4>
      </vt:variant>
      <vt:variant>
        <vt:i4>345</vt:i4>
      </vt:variant>
      <vt:variant>
        <vt:i4>0</vt:i4>
      </vt:variant>
      <vt:variant>
        <vt:i4>5</vt:i4>
      </vt:variant>
      <vt:variant>
        <vt:lpwstr>https://www.cryptomuseum.com/crypto/enigma/hist.htm</vt:lpwstr>
      </vt:variant>
      <vt:variant>
        <vt:lpwstr/>
      </vt:variant>
      <vt:variant>
        <vt:i4>131073</vt:i4>
      </vt:variant>
      <vt:variant>
        <vt:i4>342</vt:i4>
      </vt:variant>
      <vt:variant>
        <vt:i4>0</vt:i4>
      </vt:variant>
      <vt:variant>
        <vt:i4>5</vt:i4>
      </vt:variant>
      <vt:variant>
        <vt:lpwstr>https://odseknis.akademijanis.edu.rs/wp-content/plugins/vts-predmeti/uploads/ZPKM Predavanje 3 2020a.pdf</vt:lpwstr>
      </vt:variant>
      <vt:variant>
        <vt:lpwstr/>
      </vt:variant>
      <vt:variant>
        <vt:i4>4063291</vt:i4>
      </vt:variant>
      <vt:variant>
        <vt:i4>339</vt:i4>
      </vt:variant>
      <vt:variant>
        <vt:i4>0</vt:i4>
      </vt:variant>
      <vt:variant>
        <vt:i4>5</vt:i4>
      </vt:variant>
      <vt:variant>
        <vt:lpwstr>https://github.com/LukaGolijanin/EnigmaSimulator/tree/main</vt:lpwstr>
      </vt:variant>
      <vt:variant>
        <vt:lpwstr/>
      </vt:variant>
      <vt:variant>
        <vt:i4>1376315</vt:i4>
      </vt:variant>
      <vt:variant>
        <vt:i4>332</vt:i4>
      </vt:variant>
      <vt:variant>
        <vt:i4>0</vt:i4>
      </vt:variant>
      <vt:variant>
        <vt:i4>5</vt:i4>
      </vt:variant>
      <vt:variant>
        <vt:lpwstr/>
      </vt:variant>
      <vt:variant>
        <vt:lpwstr>_Toc211387073</vt:lpwstr>
      </vt:variant>
      <vt:variant>
        <vt:i4>1376315</vt:i4>
      </vt:variant>
      <vt:variant>
        <vt:i4>326</vt:i4>
      </vt:variant>
      <vt:variant>
        <vt:i4>0</vt:i4>
      </vt:variant>
      <vt:variant>
        <vt:i4>5</vt:i4>
      </vt:variant>
      <vt:variant>
        <vt:lpwstr/>
      </vt:variant>
      <vt:variant>
        <vt:lpwstr>_Toc211387072</vt:lpwstr>
      </vt:variant>
      <vt:variant>
        <vt:i4>1376315</vt:i4>
      </vt:variant>
      <vt:variant>
        <vt:i4>320</vt:i4>
      </vt:variant>
      <vt:variant>
        <vt:i4>0</vt:i4>
      </vt:variant>
      <vt:variant>
        <vt:i4>5</vt:i4>
      </vt:variant>
      <vt:variant>
        <vt:lpwstr/>
      </vt:variant>
      <vt:variant>
        <vt:lpwstr>_Toc211387071</vt:lpwstr>
      </vt:variant>
      <vt:variant>
        <vt:i4>1376315</vt:i4>
      </vt:variant>
      <vt:variant>
        <vt:i4>314</vt:i4>
      </vt:variant>
      <vt:variant>
        <vt:i4>0</vt:i4>
      </vt:variant>
      <vt:variant>
        <vt:i4>5</vt:i4>
      </vt:variant>
      <vt:variant>
        <vt:lpwstr/>
      </vt:variant>
      <vt:variant>
        <vt:lpwstr>_Toc211387070</vt:lpwstr>
      </vt:variant>
      <vt:variant>
        <vt:i4>1310779</vt:i4>
      </vt:variant>
      <vt:variant>
        <vt:i4>308</vt:i4>
      </vt:variant>
      <vt:variant>
        <vt:i4>0</vt:i4>
      </vt:variant>
      <vt:variant>
        <vt:i4>5</vt:i4>
      </vt:variant>
      <vt:variant>
        <vt:lpwstr/>
      </vt:variant>
      <vt:variant>
        <vt:lpwstr>_Toc211387069</vt:lpwstr>
      </vt:variant>
      <vt:variant>
        <vt:i4>1310779</vt:i4>
      </vt:variant>
      <vt:variant>
        <vt:i4>302</vt:i4>
      </vt:variant>
      <vt:variant>
        <vt:i4>0</vt:i4>
      </vt:variant>
      <vt:variant>
        <vt:i4>5</vt:i4>
      </vt:variant>
      <vt:variant>
        <vt:lpwstr/>
      </vt:variant>
      <vt:variant>
        <vt:lpwstr>_Toc211387068</vt:lpwstr>
      </vt:variant>
      <vt:variant>
        <vt:i4>1310779</vt:i4>
      </vt:variant>
      <vt:variant>
        <vt:i4>296</vt:i4>
      </vt:variant>
      <vt:variant>
        <vt:i4>0</vt:i4>
      </vt:variant>
      <vt:variant>
        <vt:i4>5</vt:i4>
      </vt:variant>
      <vt:variant>
        <vt:lpwstr/>
      </vt:variant>
      <vt:variant>
        <vt:lpwstr>_Toc211387067</vt:lpwstr>
      </vt:variant>
      <vt:variant>
        <vt:i4>1310779</vt:i4>
      </vt:variant>
      <vt:variant>
        <vt:i4>290</vt:i4>
      </vt:variant>
      <vt:variant>
        <vt:i4>0</vt:i4>
      </vt:variant>
      <vt:variant>
        <vt:i4>5</vt:i4>
      </vt:variant>
      <vt:variant>
        <vt:lpwstr/>
      </vt:variant>
      <vt:variant>
        <vt:lpwstr>_Toc211387066</vt:lpwstr>
      </vt:variant>
      <vt:variant>
        <vt:i4>1310779</vt:i4>
      </vt:variant>
      <vt:variant>
        <vt:i4>284</vt:i4>
      </vt:variant>
      <vt:variant>
        <vt:i4>0</vt:i4>
      </vt:variant>
      <vt:variant>
        <vt:i4>5</vt:i4>
      </vt:variant>
      <vt:variant>
        <vt:lpwstr/>
      </vt:variant>
      <vt:variant>
        <vt:lpwstr>_Toc211387065</vt:lpwstr>
      </vt:variant>
      <vt:variant>
        <vt:i4>1310779</vt:i4>
      </vt:variant>
      <vt:variant>
        <vt:i4>278</vt:i4>
      </vt:variant>
      <vt:variant>
        <vt:i4>0</vt:i4>
      </vt:variant>
      <vt:variant>
        <vt:i4>5</vt:i4>
      </vt:variant>
      <vt:variant>
        <vt:lpwstr/>
      </vt:variant>
      <vt:variant>
        <vt:lpwstr>_Toc211387064</vt:lpwstr>
      </vt:variant>
      <vt:variant>
        <vt:i4>1310779</vt:i4>
      </vt:variant>
      <vt:variant>
        <vt:i4>272</vt:i4>
      </vt:variant>
      <vt:variant>
        <vt:i4>0</vt:i4>
      </vt:variant>
      <vt:variant>
        <vt:i4>5</vt:i4>
      </vt:variant>
      <vt:variant>
        <vt:lpwstr/>
      </vt:variant>
      <vt:variant>
        <vt:lpwstr>_Toc211387063</vt:lpwstr>
      </vt:variant>
      <vt:variant>
        <vt:i4>1310779</vt:i4>
      </vt:variant>
      <vt:variant>
        <vt:i4>266</vt:i4>
      </vt:variant>
      <vt:variant>
        <vt:i4>0</vt:i4>
      </vt:variant>
      <vt:variant>
        <vt:i4>5</vt:i4>
      </vt:variant>
      <vt:variant>
        <vt:lpwstr/>
      </vt:variant>
      <vt:variant>
        <vt:lpwstr>_Toc211387062</vt:lpwstr>
      </vt:variant>
      <vt:variant>
        <vt:i4>1310779</vt:i4>
      </vt:variant>
      <vt:variant>
        <vt:i4>260</vt:i4>
      </vt:variant>
      <vt:variant>
        <vt:i4>0</vt:i4>
      </vt:variant>
      <vt:variant>
        <vt:i4>5</vt:i4>
      </vt:variant>
      <vt:variant>
        <vt:lpwstr/>
      </vt:variant>
      <vt:variant>
        <vt:lpwstr>_Toc211387061</vt:lpwstr>
      </vt:variant>
      <vt:variant>
        <vt:i4>1310779</vt:i4>
      </vt:variant>
      <vt:variant>
        <vt:i4>254</vt:i4>
      </vt:variant>
      <vt:variant>
        <vt:i4>0</vt:i4>
      </vt:variant>
      <vt:variant>
        <vt:i4>5</vt:i4>
      </vt:variant>
      <vt:variant>
        <vt:lpwstr/>
      </vt:variant>
      <vt:variant>
        <vt:lpwstr>_Toc211387060</vt:lpwstr>
      </vt:variant>
      <vt:variant>
        <vt:i4>1507387</vt:i4>
      </vt:variant>
      <vt:variant>
        <vt:i4>248</vt:i4>
      </vt:variant>
      <vt:variant>
        <vt:i4>0</vt:i4>
      </vt:variant>
      <vt:variant>
        <vt:i4>5</vt:i4>
      </vt:variant>
      <vt:variant>
        <vt:lpwstr/>
      </vt:variant>
      <vt:variant>
        <vt:lpwstr>_Toc211387059</vt:lpwstr>
      </vt:variant>
      <vt:variant>
        <vt:i4>1507387</vt:i4>
      </vt:variant>
      <vt:variant>
        <vt:i4>242</vt:i4>
      </vt:variant>
      <vt:variant>
        <vt:i4>0</vt:i4>
      </vt:variant>
      <vt:variant>
        <vt:i4>5</vt:i4>
      </vt:variant>
      <vt:variant>
        <vt:lpwstr/>
      </vt:variant>
      <vt:variant>
        <vt:lpwstr>_Toc211387058</vt:lpwstr>
      </vt:variant>
      <vt:variant>
        <vt:i4>1507387</vt:i4>
      </vt:variant>
      <vt:variant>
        <vt:i4>236</vt:i4>
      </vt:variant>
      <vt:variant>
        <vt:i4>0</vt:i4>
      </vt:variant>
      <vt:variant>
        <vt:i4>5</vt:i4>
      </vt:variant>
      <vt:variant>
        <vt:lpwstr/>
      </vt:variant>
      <vt:variant>
        <vt:lpwstr>_Toc211387057</vt:lpwstr>
      </vt:variant>
      <vt:variant>
        <vt:i4>1507387</vt:i4>
      </vt:variant>
      <vt:variant>
        <vt:i4>230</vt:i4>
      </vt:variant>
      <vt:variant>
        <vt:i4>0</vt:i4>
      </vt:variant>
      <vt:variant>
        <vt:i4>5</vt:i4>
      </vt:variant>
      <vt:variant>
        <vt:lpwstr/>
      </vt:variant>
      <vt:variant>
        <vt:lpwstr>_Toc211387056</vt:lpwstr>
      </vt:variant>
      <vt:variant>
        <vt:i4>1507387</vt:i4>
      </vt:variant>
      <vt:variant>
        <vt:i4>224</vt:i4>
      </vt:variant>
      <vt:variant>
        <vt:i4>0</vt:i4>
      </vt:variant>
      <vt:variant>
        <vt:i4>5</vt:i4>
      </vt:variant>
      <vt:variant>
        <vt:lpwstr/>
      </vt:variant>
      <vt:variant>
        <vt:lpwstr>_Toc211387055</vt:lpwstr>
      </vt:variant>
      <vt:variant>
        <vt:i4>1507387</vt:i4>
      </vt:variant>
      <vt:variant>
        <vt:i4>218</vt:i4>
      </vt:variant>
      <vt:variant>
        <vt:i4>0</vt:i4>
      </vt:variant>
      <vt:variant>
        <vt:i4>5</vt:i4>
      </vt:variant>
      <vt:variant>
        <vt:lpwstr/>
      </vt:variant>
      <vt:variant>
        <vt:lpwstr>_Toc211387054</vt:lpwstr>
      </vt:variant>
      <vt:variant>
        <vt:i4>1507387</vt:i4>
      </vt:variant>
      <vt:variant>
        <vt:i4>212</vt:i4>
      </vt:variant>
      <vt:variant>
        <vt:i4>0</vt:i4>
      </vt:variant>
      <vt:variant>
        <vt:i4>5</vt:i4>
      </vt:variant>
      <vt:variant>
        <vt:lpwstr/>
      </vt:variant>
      <vt:variant>
        <vt:lpwstr>_Toc211387053</vt:lpwstr>
      </vt:variant>
      <vt:variant>
        <vt:i4>1507387</vt:i4>
      </vt:variant>
      <vt:variant>
        <vt:i4>206</vt:i4>
      </vt:variant>
      <vt:variant>
        <vt:i4>0</vt:i4>
      </vt:variant>
      <vt:variant>
        <vt:i4>5</vt:i4>
      </vt:variant>
      <vt:variant>
        <vt:lpwstr/>
      </vt:variant>
      <vt:variant>
        <vt:lpwstr>_Toc211387052</vt:lpwstr>
      </vt:variant>
      <vt:variant>
        <vt:i4>1507387</vt:i4>
      </vt:variant>
      <vt:variant>
        <vt:i4>200</vt:i4>
      </vt:variant>
      <vt:variant>
        <vt:i4>0</vt:i4>
      </vt:variant>
      <vt:variant>
        <vt:i4>5</vt:i4>
      </vt:variant>
      <vt:variant>
        <vt:lpwstr/>
      </vt:variant>
      <vt:variant>
        <vt:lpwstr>_Toc211387051</vt:lpwstr>
      </vt:variant>
      <vt:variant>
        <vt:i4>1507387</vt:i4>
      </vt:variant>
      <vt:variant>
        <vt:i4>194</vt:i4>
      </vt:variant>
      <vt:variant>
        <vt:i4>0</vt:i4>
      </vt:variant>
      <vt:variant>
        <vt:i4>5</vt:i4>
      </vt:variant>
      <vt:variant>
        <vt:lpwstr/>
      </vt:variant>
      <vt:variant>
        <vt:lpwstr>_Toc211387050</vt:lpwstr>
      </vt:variant>
      <vt:variant>
        <vt:i4>1441851</vt:i4>
      </vt:variant>
      <vt:variant>
        <vt:i4>188</vt:i4>
      </vt:variant>
      <vt:variant>
        <vt:i4>0</vt:i4>
      </vt:variant>
      <vt:variant>
        <vt:i4>5</vt:i4>
      </vt:variant>
      <vt:variant>
        <vt:lpwstr/>
      </vt:variant>
      <vt:variant>
        <vt:lpwstr>_Toc211387049</vt:lpwstr>
      </vt:variant>
      <vt:variant>
        <vt:i4>1441851</vt:i4>
      </vt:variant>
      <vt:variant>
        <vt:i4>182</vt:i4>
      </vt:variant>
      <vt:variant>
        <vt:i4>0</vt:i4>
      </vt:variant>
      <vt:variant>
        <vt:i4>5</vt:i4>
      </vt:variant>
      <vt:variant>
        <vt:lpwstr/>
      </vt:variant>
      <vt:variant>
        <vt:lpwstr>_Toc211387048</vt:lpwstr>
      </vt:variant>
      <vt:variant>
        <vt:i4>1441851</vt:i4>
      </vt:variant>
      <vt:variant>
        <vt:i4>176</vt:i4>
      </vt:variant>
      <vt:variant>
        <vt:i4>0</vt:i4>
      </vt:variant>
      <vt:variant>
        <vt:i4>5</vt:i4>
      </vt:variant>
      <vt:variant>
        <vt:lpwstr/>
      </vt:variant>
      <vt:variant>
        <vt:lpwstr>_Toc211387047</vt:lpwstr>
      </vt:variant>
      <vt:variant>
        <vt:i4>1441851</vt:i4>
      </vt:variant>
      <vt:variant>
        <vt:i4>170</vt:i4>
      </vt:variant>
      <vt:variant>
        <vt:i4>0</vt:i4>
      </vt:variant>
      <vt:variant>
        <vt:i4>5</vt:i4>
      </vt:variant>
      <vt:variant>
        <vt:lpwstr/>
      </vt:variant>
      <vt:variant>
        <vt:lpwstr>_Toc211387046</vt:lpwstr>
      </vt:variant>
      <vt:variant>
        <vt:i4>1441851</vt:i4>
      </vt:variant>
      <vt:variant>
        <vt:i4>164</vt:i4>
      </vt:variant>
      <vt:variant>
        <vt:i4>0</vt:i4>
      </vt:variant>
      <vt:variant>
        <vt:i4>5</vt:i4>
      </vt:variant>
      <vt:variant>
        <vt:lpwstr/>
      </vt:variant>
      <vt:variant>
        <vt:lpwstr>_Toc211387045</vt:lpwstr>
      </vt:variant>
      <vt:variant>
        <vt:i4>1441851</vt:i4>
      </vt:variant>
      <vt:variant>
        <vt:i4>158</vt:i4>
      </vt:variant>
      <vt:variant>
        <vt:i4>0</vt:i4>
      </vt:variant>
      <vt:variant>
        <vt:i4>5</vt:i4>
      </vt:variant>
      <vt:variant>
        <vt:lpwstr/>
      </vt:variant>
      <vt:variant>
        <vt:lpwstr>_Toc211387044</vt:lpwstr>
      </vt:variant>
      <vt:variant>
        <vt:i4>1441851</vt:i4>
      </vt:variant>
      <vt:variant>
        <vt:i4>152</vt:i4>
      </vt:variant>
      <vt:variant>
        <vt:i4>0</vt:i4>
      </vt:variant>
      <vt:variant>
        <vt:i4>5</vt:i4>
      </vt:variant>
      <vt:variant>
        <vt:lpwstr/>
      </vt:variant>
      <vt:variant>
        <vt:lpwstr>_Toc211387043</vt:lpwstr>
      </vt:variant>
      <vt:variant>
        <vt:i4>1441851</vt:i4>
      </vt:variant>
      <vt:variant>
        <vt:i4>146</vt:i4>
      </vt:variant>
      <vt:variant>
        <vt:i4>0</vt:i4>
      </vt:variant>
      <vt:variant>
        <vt:i4>5</vt:i4>
      </vt:variant>
      <vt:variant>
        <vt:lpwstr/>
      </vt:variant>
      <vt:variant>
        <vt:lpwstr>_Toc211387042</vt:lpwstr>
      </vt:variant>
      <vt:variant>
        <vt:i4>1441851</vt:i4>
      </vt:variant>
      <vt:variant>
        <vt:i4>140</vt:i4>
      </vt:variant>
      <vt:variant>
        <vt:i4>0</vt:i4>
      </vt:variant>
      <vt:variant>
        <vt:i4>5</vt:i4>
      </vt:variant>
      <vt:variant>
        <vt:lpwstr/>
      </vt:variant>
      <vt:variant>
        <vt:lpwstr>_Toc211387041</vt:lpwstr>
      </vt:variant>
      <vt:variant>
        <vt:i4>1441851</vt:i4>
      </vt:variant>
      <vt:variant>
        <vt:i4>134</vt:i4>
      </vt:variant>
      <vt:variant>
        <vt:i4>0</vt:i4>
      </vt:variant>
      <vt:variant>
        <vt:i4>5</vt:i4>
      </vt:variant>
      <vt:variant>
        <vt:lpwstr/>
      </vt:variant>
      <vt:variant>
        <vt:lpwstr>_Toc211387040</vt:lpwstr>
      </vt:variant>
      <vt:variant>
        <vt:i4>1114171</vt:i4>
      </vt:variant>
      <vt:variant>
        <vt:i4>128</vt:i4>
      </vt:variant>
      <vt:variant>
        <vt:i4>0</vt:i4>
      </vt:variant>
      <vt:variant>
        <vt:i4>5</vt:i4>
      </vt:variant>
      <vt:variant>
        <vt:lpwstr/>
      </vt:variant>
      <vt:variant>
        <vt:lpwstr>_Toc211387039</vt:lpwstr>
      </vt:variant>
      <vt:variant>
        <vt:i4>1114171</vt:i4>
      </vt:variant>
      <vt:variant>
        <vt:i4>122</vt:i4>
      </vt:variant>
      <vt:variant>
        <vt:i4>0</vt:i4>
      </vt:variant>
      <vt:variant>
        <vt:i4>5</vt:i4>
      </vt:variant>
      <vt:variant>
        <vt:lpwstr/>
      </vt:variant>
      <vt:variant>
        <vt:lpwstr>_Toc211387038</vt:lpwstr>
      </vt:variant>
      <vt:variant>
        <vt:i4>1114171</vt:i4>
      </vt:variant>
      <vt:variant>
        <vt:i4>116</vt:i4>
      </vt:variant>
      <vt:variant>
        <vt:i4>0</vt:i4>
      </vt:variant>
      <vt:variant>
        <vt:i4>5</vt:i4>
      </vt:variant>
      <vt:variant>
        <vt:lpwstr/>
      </vt:variant>
      <vt:variant>
        <vt:lpwstr>_Toc211387037</vt:lpwstr>
      </vt:variant>
      <vt:variant>
        <vt:i4>1114171</vt:i4>
      </vt:variant>
      <vt:variant>
        <vt:i4>110</vt:i4>
      </vt:variant>
      <vt:variant>
        <vt:i4>0</vt:i4>
      </vt:variant>
      <vt:variant>
        <vt:i4>5</vt:i4>
      </vt:variant>
      <vt:variant>
        <vt:lpwstr/>
      </vt:variant>
      <vt:variant>
        <vt:lpwstr>_Toc211387036</vt:lpwstr>
      </vt:variant>
      <vt:variant>
        <vt:i4>1114171</vt:i4>
      </vt:variant>
      <vt:variant>
        <vt:i4>104</vt:i4>
      </vt:variant>
      <vt:variant>
        <vt:i4>0</vt:i4>
      </vt:variant>
      <vt:variant>
        <vt:i4>5</vt:i4>
      </vt:variant>
      <vt:variant>
        <vt:lpwstr/>
      </vt:variant>
      <vt:variant>
        <vt:lpwstr>_Toc211387035</vt:lpwstr>
      </vt:variant>
      <vt:variant>
        <vt:i4>1114171</vt:i4>
      </vt:variant>
      <vt:variant>
        <vt:i4>98</vt:i4>
      </vt:variant>
      <vt:variant>
        <vt:i4>0</vt:i4>
      </vt:variant>
      <vt:variant>
        <vt:i4>5</vt:i4>
      </vt:variant>
      <vt:variant>
        <vt:lpwstr/>
      </vt:variant>
      <vt:variant>
        <vt:lpwstr>_Toc211387034</vt:lpwstr>
      </vt:variant>
      <vt:variant>
        <vt:i4>1114171</vt:i4>
      </vt:variant>
      <vt:variant>
        <vt:i4>92</vt:i4>
      </vt:variant>
      <vt:variant>
        <vt:i4>0</vt:i4>
      </vt:variant>
      <vt:variant>
        <vt:i4>5</vt:i4>
      </vt:variant>
      <vt:variant>
        <vt:lpwstr/>
      </vt:variant>
      <vt:variant>
        <vt:lpwstr>_Toc211387033</vt:lpwstr>
      </vt:variant>
      <vt:variant>
        <vt:i4>1114171</vt:i4>
      </vt:variant>
      <vt:variant>
        <vt:i4>86</vt:i4>
      </vt:variant>
      <vt:variant>
        <vt:i4>0</vt:i4>
      </vt:variant>
      <vt:variant>
        <vt:i4>5</vt:i4>
      </vt:variant>
      <vt:variant>
        <vt:lpwstr/>
      </vt:variant>
      <vt:variant>
        <vt:lpwstr>_Toc211387032</vt:lpwstr>
      </vt:variant>
      <vt:variant>
        <vt:i4>1114171</vt:i4>
      </vt:variant>
      <vt:variant>
        <vt:i4>80</vt:i4>
      </vt:variant>
      <vt:variant>
        <vt:i4>0</vt:i4>
      </vt:variant>
      <vt:variant>
        <vt:i4>5</vt:i4>
      </vt:variant>
      <vt:variant>
        <vt:lpwstr/>
      </vt:variant>
      <vt:variant>
        <vt:lpwstr>_Toc211387031</vt:lpwstr>
      </vt:variant>
      <vt:variant>
        <vt:i4>1114171</vt:i4>
      </vt:variant>
      <vt:variant>
        <vt:i4>74</vt:i4>
      </vt:variant>
      <vt:variant>
        <vt:i4>0</vt:i4>
      </vt:variant>
      <vt:variant>
        <vt:i4>5</vt:i4>
      </vt:variant>
      <vt:variant>
        <vt:lpwstr/>
      </vt:variant>
      <vt:variant>
        <vt:lpwstr>_Toc211387030</vt:lpwstr>
      </vt:variant>
      <vt:variant>
        <vt:i4>1048635</vt:i4>
      </vt:variant>
      <vt:variant>
        <vt:i4>68</vt:i4>
      </vt:variant>
      <vt:variant>
        <vt:i4>0</vt:i4>
      </vt:variant>
      <vt:variant>
        <vt:i4>5</vt:i4>
      </vt:variant>
      <vt:variant>
        <vt:lpwstr/>
      </vt:variant>
      <vt:variant>
        <vt:lpwstr>_Toc211387029</vt:lpwstr>
      </vt:variant>
      <vt:variant>
        <vt:i4>1048635</vt:i4>
      </vt:variant>
      <vt:variant>
        <vt:i4>62</vt:i4>
      </vt:variant>
      <vt:variant>
        <vt:i4>0</vt:i4>
      </vt:variant>
      <vt:variant>
        <vt:i4>5</vt:i4>
      </vt:variant>
      <vt:variant>
        <vt:lpwstr/>
      </vt:variant>
      <vt:variant>
        <vt:lpwstr>_Toc211387028</vt:lpwstr>
      </vt:variant>
      <vt:variant>
        <vt:i4>1048635</vt:i4>
      </vt:variant>
      <vt:variant>
        <vt:i4>56</vt:i4>
      </vt:variant>
      <vt:variant>
        <vt:i4>0</vt:i4>
      </vt:variant>
      <vt:variant>
        <vt:i4>5</vt:i4>
      </vt:variant>
      <vt:variant>
        <vt:lpwstr/>
      </vt:variant>
      <vt:variant>
        <vt:lpwstr>_Toc211387027</vt:lpwstr>
      </vt:variant>
      <vt:variant>
        <vt:i4>1048635</vt:i4>
      </vt:variant>
      <vt:variant>
        <vt:i4>50</vt:i4>
      </vt:variant>
      <vt:variant>
        <vt:i4>0</vt:i4>
      </vt:variant>
      <vt:variant>
        <vt:i4>5</vt:i4>
      </vt:variant>
      <vt:variant>
        <vt:lpwstr/>
      </vt:variant>
      <vt:variant>
        <vt:lpwstr>_Toc211387026</vt:lpwstr>
      </vt:variant>
      <vt:variant>
        <vt:i4>1048635</vt:i4>
      </vt:variant>
      <vt:variant>
        <vt:i4>44</vt:i4>
      </vt:variant>
      <vt:variant>
        <vt:i4>0</vt:i4>
      </vt:variant>
      <vt:variant>
        <vt:i4>5</vt:i4>
      </vt:variant>
      <vt:variant>
        <vt:lpwstr/>
      </vt:variant>
      <vt:variant>
        <vt:lpwstr>_Toc211387025</vt:lpwstr>
      </vt:variant>
      <vt:variant>
        <vt:i4>1048635</vt:i4>
      </vt:variant>
      <vt:variant>
        <vt:i4>38</vt:i4>
      </vt:variant>
      <vt:variant>
        <vt:i4>0</vt:i4>
      </vt:variant>
      <vt:variant>
        <vt:i4>5</vt:i4>
      </vt:variant>
      <vt:variant>
        <vt:lpwstr/>
      </vt:variant>
      <vt:variant>
        <vt:lpwstr>_Toc211387024</vt:lpwstr>
      </vt:variant>
      <vt:variant>
        <vt:i4>1048635</vt:i4>
      </vt:variant>
      <vt:variant>
        <vt:i4>32</vt:i4>
      </vt:variant>
      <vt:variant>
        <vt:i4>0</vt:i4>
      </vt:variant>
      <vt:variant>
        <vt:i4>5</vt:i4>
      </vt:variant>
      <vt:variant>
        <vt:lpwstr/>
      </vt:variant>
      <vt:variant>
        <vt:lpwstr>_Toc211387023</vt:lpwstr>
      </vt:variant>
      <vt:variant>
        <vt:i4>1048635</vt:i4>
      </vt:variant>
      <vt:variant>
        <vt:i4>26</vt:i4>
      </vt:variant>
      <vt:variant>
        <vt:i4>0</vt:i4>
      </vt:variant>
      <vt:variant>
        <vt:i4>5</vt:i4>
      </vt:variant>
      <vt:variant>
        <vt:lpwstr/>
      </vt:variant>
      <vt:variant>
        <vt:lpwstr>_Toc211387022</vt:lpwstr>
      </vt:variant>
      <vt:variant>
        <vt:i4>1048635</vt:i4>
      </vt:variant>
      <vt:variant>
        <vt:i4>20</vt:i4>
      </vt:variant>
      <vt:variant>
        <vt:i4>0</vt:i4>
      </vt:variant>
      <vt:variant>
        <vt:i4>5</vt:i4>
      </vt:variant>
      <vt:variant>
        <vt:lpwstr/>
      </vt:variant>
      <vt:variant>
        <vt:lpwstr>_Toc211387021</vt:lpwstr>
      </vt:variant>
      <vt:variant>
        <vt:i4>1048635</vt:i4>
      </vt:variant>
      <vt:variant>
        <vt:i4>14</vt:i4>
      </vt:variant>
      <vt:variant>
        <vt:i4>0</vt:i4>
      </vt:variant>
      <vt:variant>
        <vt:i4>5</vt:i4>
      </vt:variant>
      <vt:variant>
        <vt:lpwstr/>
      </vt:variant>
      <vt:variant>
        <vt:lpwstr>_Toc211387020</vt:lpwstr>
      </vt:variant>
      <vt:variant>
        <vt:i4>1245243</vt:i4>
      </vt:variant>
      <vt:variant>
        <vt:i4>8</vt:i4>
      </vt:variant>
      <vt:variant>
        <vt:i4>0</vt:i4>
      </vt:variant>
      <vt:variant>
        <vt:i4>5</vt:i4>
      </vt:variant>
      <vt:variant>
        <vt:lpwstr/>
      </vt:variant>
      <vt:variant>
        <vt:lpwstr>_Toc211387019</vt:lpwstr>
      </vt:variant>
      <vt:variant>
        <vt:i4>1245243</vt:i4>
      </vt:variant>
      <vt:variant>
        <vt:i4>2</vt:i4>
      </vt:variant>
      <vt:variant>
        <vt:i4>0</vt:i4>
      </vt:variant>
      <vt:variant>
        <vt:i4>5</vt:i4>
      </vt:variant>
      <vt:variant>
        <vt:lpwstr/>
      </vt:variant>
      <vt:variant>
        <vt:lpwstr>_Toc211387018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ELEKTROTEHNIČKI FAKULTET UNIVERZITETA U BEOGRADU</dc:title>
  <dc:creator>Luka Golijanin</dc:creator>
  <cp:lastModifiedBy>Luka Golijanin</cp:lastModifiedBy>
  <cp:revision>1212</cp:revision>
  <cp:lastPrinted>2025-10-26T19:12:00Z</cp:lastPrinted>
  <dcterms:created xsi:type="dcterms:W3CDTF">2025-10-14T10:49:00Z</dcterms:created>
  <dcterms:modified xsi:type="dcterms:W3CDTF">2025-10-26T19:16:00Z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